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F1F73" w14:textId="77777777" w:rsidR="004C025A" w:rsidRPr="009000CE" w:rsidRDefault="00000000">
      <w:pPr>
        <w:jc w:val="center"/>
        <w:rPr>
          <w:rFonts w:cs="Times New Roman"/>
        </w:rPr>
      </w:pPr>
      <w:r w:rsidRPr="009000CE">
        <w:rPr>
          <w:rFonts w:cs="Times New Roman"/>
          <w:b/>
        </w:rPr>
        <w:t xml:space="preserve">Mating Preferences and Short-Term Mating Behavior: </w:t>
      </w:r>
      <w:r w:rsidRPr="009000CE">
        <w:rPr>
          <w:rFonts w:cs="Times New Roman"/>
          <w:b/>
        </w:rPr>
        <w:br/>
        <w:t>A Simple Agent-Based Model of Sex and Sexual-Orientation Differences</w:t>
      </w:r>
    </w:p>
    <w:p w14:paraId="09B16350" w14:textId="77777777" w:rsidR="00DD3E04" w:rsidRDefault="00DD3E04">
      <w:pPr>
        <w:jc w:val="center"/>
        <w:rPr>
          <w:rFonts w:cs="Times New Roman"/>
        </w:rPr>
      </w:pPr>
    </w:p>
    <w:p w14:paraId="22F64D28" w14:textId="0BBFA0D4" w:rsidR="004C025A" w:rsidRPr="009000CE" w:rsidRDefault="00000000">
      <w:pPr>
        <w:jc w:val="center"/>
        <w:rPr>
          <w:rFonts w:cs="Times New Roman"/>
        </w:rPr>
      </w:pPr>
      <w:r w:rsidRPr="009000CE">
        <w:rPr>
          <w:rFonts w:cs="Times New Roman"/>
        </w:rPr>
        <w:t>Yurun Ying,</w:t>
      </w:r>
      <w:r w:rsidR="00DD3E04" w:rsidRPr="00DD3E04">
        <w:rPr>
          <w:rFonts w:cs="Times New Roman"/>
          <w:vertAlign w:val="superscript"/>
        </w:rPr>
        <w:t>1</w:t>
      </w:r>
      <w:r w:rsidR="00DD3E04">
        <w:rPr>
          <w:rFonts w:cs="Times New Roman"/>
        </w:rPr>
        <w:t xml:space="preserve"> </w:t>
      </w:r>
      <w:r w:rsidRPr="009000CE">
        <w:rPr>
          <w:rFonts w:cs="Times New Roman"/>
        </w:rPr>
        <w:t>Jan Antfolk,</w:t>
      </w:r>
      <w:r w:rsidR="00DD3E04" w:rsidRPr="00DD3E04">
        <w:rPr>
          <w:rFonts w:cs="Times New Roman"/>
          <w:vertAlign w:val="superscript"/>
        </w:rPr>
        <w:t>2</w:t>
      </w:r>
      <w:r w:rsidRPr="009000CE">
        <w:rPr>
          <w:rFonts w:cs="Times New Roman"/>
        </w:rPr>
        <w:t xml:space="preserve"> and Pekka Santtila</w:t>
      </w:r>
      <w:r w:rsidR="00DD3E04" w:rsidRPr="00DD3E04">
        <w:rPr>
          <w:rFonts w:cs="Times New Roman"/>
          <w:vertAlign w:val="superscript"/>
        </w:rPr>
        <w:t>1</w:t>
      </w:r>
    </w:p>
    <w:p w14:paraId="1394691E" w14:textId="41320FFC" w:rsidR="00DD3E04" w:rsidRDefault="00DD3E04">
      <w:pPr>
        <w:jc w:val="center"/>
        <w:rPr>
          <w:rFonts w:cs="Times New Roman"/>
        </w:rPr>
      </w:pPr>
      <w:r w:rsidRPr="00DD3E04">
        <w:rPr>
          <w:rFonts w:cs="Times New Roman"/>
          <w:vertAlign w:val="superscript"/>
        </w:rPr>
        <w:t xml:space="preserve">1 </w:t>
      </w:r>
      <w:ins w:id="0" w:author="Yurun Ying" w:date="2026-04-17T16:30:00Z">
        <w:r w:rsidR="009804B8">
          <w:rPr>
            <w:rFonts w:cs="Times New Roman"/>
          </w:rPr>
          <w:t xml:space="preserve">Faculty of Arts and Sciences, </w:t>
        </w:r>
      </w:ins>
      <w:r w:rsidRPr="009000CE">
        <w:rPr>
          <w:rFonts w:cs="Times New Roman"/>
        </w:rPr>
        <w:t>N</w:t>
      </w:r>
      <w:r>
        <w:rPr>
          <w:rFonts w:cs="Times New Roman"/>
        </w:rPr>
        <w:t xml:space="preserve">ew York University, </w:t>
      </w:r>
      <w:r w:rsidRPr="009000CE">
        <w:rPr>
          <w:rFonts w:cs="Times New Roman"/>
        </w:rPr>
        <w:t>Shanghai</w:t>
      </w:r>
    </w:p>
    <w:p w14:paraId="5DFAAADB" w14:textId="07A36FAA" w:rsidR="004C025A" w:rsidRDefault="00DD3E04">
      <w:pPr>
        <w:jc w:val="center"/>
        <w:rPr>
          <w:rFonts w:cs="Times New Roman"/>
        </w:rPr>
      </w:pPr>
      <w:r w:rsidRPr="00DD3E04">
        <w:rPr>
          <w:rFonts w:cs="Times New Roman"/>
          <w:vertAlign w:val="superscript"/>
        </w:rPr>
        <w:t xml:space="preserve">2 </w:t>
      </w:r>
      <w:ins w:id="1" w:author="Yurun Ying" w:date="2026-04-17T16:32:00Z">
        <w:r w:rsidR="009804B8" w:rsidRPr="009804B8">
          <w:rPr>
            <w:rFonts w:cs="Times New Roman"/>
          </w:rPr>
          <w:t>Department of Humanities</w:t>
        </w:r>
        <w:r w:rsidR="009804B8">
          <w:rPr>
            <w:rFonts w:cs="Times New Roman"/>
          </w:rPr>
          <w:t xml:space="preserve">, </w:t>
        </w:r>
      </w:ins>
      <w:proofErr w:type="spellStart"/>
      <w:r w:rsidRPr="009000CE">
        <w:rPr>
          <w:rFonts w:cs="Times New Roman"/>
        </w:rPr>
        <w:t>Åbo</w:t>
      </w:r>
      <w:proofErr w:type="spellEnd"/>
      <w:r w:rsidRPr="009000CE">
        <w:rPr>
          <w:rFonts w:cs="Times New Roman"/>
        </w:rPr>
        <w:t xml:space="preserve"> </w:t>
      </w:r>
      <w:proofErr w:type="spellStart"/>
      <w:r w:rsidRPr="009000CE">
        <w:rPr>
          <w:rFonts w:cs="Times New Roman"/>
        </w:rPr>
        <w:t>Akademi</w:t>
      </w:r>
      <w:proofErr w:type="spellEnd"/>
      <w:r w:rsidRPr="009000CE">
        <w:rPr>
          <w:rFonts w:cs="Times New Roman"/>
        </w:rPr>
        <w:t xml:space="preserve"> University</w:t>
      </w:r>
    </w:p>
    <w:p w14:paraId="73D677A9" w14:textId="1F340CE8" w:rsidR="004C025A" w:rsidRPr="009000CE" w:rsidRDefault="004C025A" w:rsidP="00DD3E04">
      <w:pPr>
        <w:rPr>
          <w:rFonts w:cs="Times New Roman"/>
        </w:rPr>
      </w:pPr>
    </w:p>
    <w:p w14:paraId="05B98250" w14:textId="096AAE25" w:rsidR="004C025A" w:rsidRPr="009000CE" w:rsidRDefault="00000000" w:rsidP="00567B8F">
      <w:pPr>
        <w:ind w:firstLine="720"/>
        <w:rPr>
          <w:rFonts w:cs="Times New Roman"/>
        </w:rPr>
      </w:pPr>
      <w:r w:rsidRPr="009000CE">
        <w:rPr>
          <w:rFonts w:cs="Times New Roman"/>
        </w:rPr>
        <w:t>Sex differences in reported short-term mating behavior are a recurring empirical pattern in human sexuality research. Across many survey-based studies, heterosexual men report (on average) more short-term sexual partners than heterosexual women (e.g., Oliver &amp; Hyde, 1993; Petersen &amp; Hyde, 2010; Rissel et al., 2014). Similar differences have also been documented between gay men and lesbian women, with gay men typically reporting higher rates of casual sex and a larger number of partners (e.g., Bailey et al., 1994; Peplau et al., 2004).</w:t>
      </w:r>
    </w:p>
    <w:p w14:paraId="38C8EA8A" w14:textId="11159C24" w:rsidR="004C025A" w:rsidRPr="009000CE" w:rsidRDefault="00000000" w:rsidP="00567B8F">
      <w:pPr>
        <w:ind w:firstLine="720"/>
        <w:rPr>
          <w:rFonts w:cs="Times New Roman"/>
        </w:rPr>
      </w:pPr>
      <w:r w:rsidRPr="009000CE">
        <w:rPr>
          <w:rFonts w:cs="Times New Roman"/>
        </w:rPr>
        <w:t>At first glance, these behavioral differences seem to fit a well-known idea from evolutionary psychology: if men are more motivated than women to pursue short-term mating, then we should see more short-term mating among men (Buss &amp; Schmitt, 1993, 2019). But for heterosexual encounters, there is a built-in constraint: each new short-term encounter involves one man and one woman, and therefore increases the number of short-term experiences for men and women by exactly the same amount in the population as a whole (Archer, 2019; Symons, 1979). This raises a basic question</w:t>
      </w:r>
      <w:r w:rsidR="00784CF0">
        <w:rPr>
          <w:rFonts w:cs="Times New Roman"/>
        </w:rPr>
        <w:t xml:space="preserve"> about</w:t>
      </w:r>
      <w:r w:rsidRPr="009000CE">
        <w:rPr>
          <w:rFonts w:cs="Times New Roman"/>
        </w:rPr>
        <w:t xml:space="preserve"> what conditions </w:t>
      </w:r>
      <w:r w:rsidR="006C2632">
        <w:rPr>
          <w:rFonts w:cs="Times New Roman"/>
        </w:rPr>
        <w:t>might be necessary for</w:t>
      </w:r>
      <w:r w:rsidRPr="009000CE">
        <w:rPr>
          <w:rFonts w:cs="Times New Roman"/>
        </w:rPr>
        <w:t xml:space="preserve"> sex differences in short-term mating preferences </w:t>
      </w:r>
      <w:r w:rsidR="006C2632">
        <w:rPr>
          <w:rFonts w:cs="Times New Roman"/>
        </w:rPr>
        <w:t xml:space="preserve">to </w:t>
      </w:r>
      <w:r w:rsidRPr="009000CE">
        <w:rPr>
          <w:rFonts w:cs="Times New Roman"/>
        </w:rPr>
        <w:t>produce sex differences in observed short-term mating behavior</w:t>
      </w:r>
      <w:r w:rsidR="00784CF0">
        <w:rPr>
          <w:rFonts w:cs="Times New Roman"/>
        </w:rPr>
        <w:t>.</w:t>
      </w:r>
    </w:p>
    <w:p w14:paraId="0EDA81CF" w14:textId="169CA974" w:rsidR="004C025A" w:rsidRDefault="00046B64" w:rsidP="001E1E97">
      <w:pPr>
        <w:ind w:firstLine="720"/>
        <w:rPr>
          <w:rFonts w:cs="Times New Roman"/>
        </w:rPr>
      </w:pPr>
      <w:r>
        <w:rPr>
          <w:rFonts w:cs="Times New Roman"/>
        </w:rPr>
        <w:lastRenderedPageBreak/>
        <w:t>We</w:t>
      </w:r>
      <w:r w:rsidR="00784CF0">
        <w:rPr>
          <w:rFonts w:cs="Times New Roman"/>
        </w:rPr>
        <w:t xml:space="preserve"> explore t</w:t>
      </w:r>
      <w:r w:rsidRPr="009000CE">
        <w:rPr>
          <w:rFonts w:cs="Times New Roman"/>
        </w:rPr>
        <w:t xml:space="preserve">his question using a deliberately simple agent-based model of mate search, short-term mating, and long-term relationship formation in a closed population. In the model, individuals differ only </w:t>
      </w:r>
      <w:r w:rsidR="00EA6E41">
        <w:rPr>
          <w:rFonts w:cs="Times New Roman"/>
        </w:rPr>
        <w:t>on</w:t>
      </w:r>
      <w:r w:rsidRPr="009000CE">
        <w:rPr>
          <w:rFonts w:cs="Times New Roman"/>
        </w:rPr>
        <w:t xml:space="preserve"> a small set of features that capture two components of short-term mating preferences</w:t>
      </w:r>
      <w:r w:rsidR="00C45273">
        <w:rPr>
          <w:rFonts w:cs="Times New Roman"/>
        </w:rPr>
        <w:t xml:space="preserve">. The first </w:t>
      </w:r>
      <w:r w:rsidR="00FB4EFE">
        <w:rPr>
          <w:rFonts w:cs="Times New Roman"/>
        </w:rPr>
        <w:t>is</w:t>
      </w:r>
      <w:r w:rsidR="00C45273">
        <w:rPr>
          <w:rFonts w:cs="Times New Roman"/>
        </w:rPr>
        <w:t xml:space="preserve"> their general</w:t>
      </w:r>
      <w:r w:rsidR="002400B3" w:rsidRPr="009000CE">
        <w:rPr>
          <w:rFonts w:cs="Times New Roman"/>
        </w:rPr>
        <w:t xml:space="preserve"> willing</w:t>
      </w:r>
      <w:r w:rsidR="00C45273">
        <w:rPr>
          <w:rFonts w:cs="Times New Roman"/>
        </w:rPr>
        <w:t>ness</w:t>
      </w:r>
      <w:r w:rsidR="00685F34">
        <w:rPr>
          <w:rFonts w:cs="Times New Roman"/>
        </w:rPr>
        <w:t xml:space="preserve"> </w:t>
      </w:r>
      <w:r w:rsidR="002400B3" w:rsidRPr="009000CE">
        <w:rPr>
          <w:rFonts w:cs="Times New Roman"/>
        </w:rPr>
        <w:t>to engage in</w:t>
      </w:r>
      <w:r w:rsidRPr="009000CE">
        <w:rPr>
          <w:rFonts w:cs="Times New Roman"/>
        </w:rPr>
        <w:t xml:space="preserve"> short-term </w:t>
      </w:r>
      <w:r w:rsidR="002400B3" w:rsidRPr="009000CE">
        <w:rPr>
          <w:rFonts w:cs="Times New Roman"/>
        </w:rPr>
        <w:t>mating</w:t>
      </w:r>
      <w:r w:rsidR="00C45273">
        <w:rPr>
          <w:rFonts w:cs="Times New Roman"/>
        </w:rPr>
        <w:t>.</w:t>
      </w:r>
      <w:r w:rsidRPr="009000CE">
        <w:rPr>
          <w:rFonts w:cs="Times New Roman"/>
        </w:rPr>
        <w:t xml:space="preserve"> </w:t>
      </w:r>
      <w:r w:rsidR="00C45273">
        <w:rPr>
          <w:rFonts w:cs="Times New Roman"/>
        </w:rPr>
        <w:t xml:space="preserve">The second </w:t>
      </w:r>
      <w:r w:rsidR="00FB4EFE">
        <w:rPr>
          <w:rFonts w:cs="Times New Roman"/>
        </w:rPr>
        <w:t>is</w:t>
      </w:r>
      <w:r w:rsidR="00C45273">
        <w:rPr>
          <w:rFonts w:cs="Times New Roman"/>
        </w:rPr>
        <w:t xml:space="preserve"> </w:t>
      </w:r>
      <w:r w:rsidRPr="009000CE">
        <w:rPr>
          <w:rFonts w:cs="Times New Roman"/>
        </w:rPr>
        <w:t>how selective they are about the</w:t>
      </w:r>
      <w:r w:rsidR="00685F34">
        <w:rPr>
          <w:rFonts w:cs="Times New Roman"/>
        </w:rPr>
        <w:t>ir</w:t>
      </w:r>
      <w:r w:rsidRPr="009000CE">
        <w:rPr>
          <w:rFonts w:cs="Times New Roman"/>
        </w:rPr>
        <w:t xml:space="preserve"> partner’s </w:t>
      </w:r>
      <w:r w:rsidR="00F21731">
        <w:rPr>
          <w:rFonts w:cs="Times New Roman"/>
        </w:rPr>
        <w:t>“desirability</w:t>
      </w:r>
      <w:r w:rsidR="00786877">
        <w:rPr>
          <w:rFonts w:cs="Times New Roman"/>
        </w:rPr>
        <w:t>.</w:t>
      </w:r>
      <w:r w:rsidR="00F21731">
        <w:rPr>
          <w:rFonts w:cs="Times New Roman"/>
        </w:rPr>
        <w:t>”</w:t>
      </w:r>
      <w:r w:rsidR="00786877">
        <w:rPr>
          <w:rFonts w:cs="Times New Roman"/>
        </w:rPr>
        <w:t xml:space="preserve"> </w:t>
      </w:r>
      <w:r w:rsidR="00786877" w:rsidRPr="009000CE">
        <w:rPr>
          <w:rFonts w:cs="Times New Roman"/>
        </w:rPr>
        <w:t xml:space="preserve">This </w:t>
      </w:r>
      <w:r w:rsidR="00786877">
        <w:rPr>
          <w:rFonts w:cs="Times New Roman"/>
        </w:rPr>
        <w:t xml:space="preserve">latter </w:t>
      </w:r>
      <w:r w:rsidR="00786877" w:rsidRPr="009000CE">
        <w:rPr>
          <w:rFonts w:cs="Times New Roman"/>
        </w:rPr>
        <w:t>attribute is a simplifi</w:t>
      </w:r>
      <w:r w:rsidR="00786877">
        <w:rPr>
          <w:rFonts w:cs="Times New Roman"/>
        </w:rPr>
        <w:t>cation</w:t>
      </w:r>
      <w:r w:rsidR="001E1E97">
        <w:rPr>
          <w:rFonts w:cs="Times New Roman"/>
        </w:rPr>
        <w:t xml:space="preserve"> that </w:t>
      </w:r>
      <w:r w:rsidR="00786877" w:rsidRPr="009000CE">
        <w:rPr>
          <w:rFonts w:cs="Times New Roman"/>
        </w:rPr>
        <w:t>compresses many real-world attributes (e.g., attractiveness, status, kindness) into a single number that agents can use when making decisions.</w:t>
      </w:r>
      <w:r w:rsidR="001E1E97">
        <w:rPr>
          <w:rFonts w:cs="Times New Roman"/>
        </w:rPr>
        <w:t xml:space="preserve"> </w:t>
      </w:r>
      <w:r w:rsidRPr="009000CE">
        <w:rPr>
          <w:rFonts w:cs="Times New Roman"/>
        </w:rPr>
        <w:t xml:space="preserve">We compare heterosexual populations to same-sex populations (gay men and lesbian women) </w:t>
      </w:r>
      <w:r w:rsidR="00157C41">
        <w:rPr>
          <w:rFonts w:cs="Times New Roman"/>
        </w:rPr>
        <w:t xml:space="preserve">in order to </w:t>
      </w:r>
      <w:r w:rsidR="001B1343">
        <w:rPr>
          <w:rFonts w:cs="Times New Roman"/>
        </w:rPr>
        <w:t xml:space="preserve">shed light </w:t>
      </w:r>
      <w:r w:rsidR="00157C41">
        <w:rPr>
          <w:rFonts w:cs="Times New Roman"/>
        </w:rPr>
        <w:t>on a</w:t>
      </w:r>
      <w:r w:rsidRPr="009000CE">
        <w:rPr>
          <w:rFonts w:cs="Times New Roman"/>
        </w:rPr>
        <w:t xml:space="preserve"> key constraint in the heterosexual case</w:t>
      </w:r>
      <w:r w:rsidR="003052CE">
        <w:rPr>
          <w:rFonts w:cs="Times New Roman"/>
        </w:rPr>
        <w:t>:</w:t>
      </w:r>
      <w:r w:rsidR="00157C41">
        <w:rPr>
          <w:rFonts w:cs="Times New Roman"/>
        </w:rPr>
        <w:t xml:space="preserve"> </w:t>
      </w:r>
      <w:r w:rsidRPr="009000CE">
        <w:rPr>
          <w:rFonts w:cs="Times New Roman"/>
        </w:rPr>
        <w:t xml:space="preserve">the need for cross-sex agreement </w:t>
      </w:r>
      <w:r w:rsidR="006C29E4">
        <w:rPr>
          <w:rFonts w:cs="Times New Roman"/>
        </w:rPr>
        <w:t xml:space="preserve">in the face of known male/female differences </w:t>
      </w:r>
      <w:r w:rsidR="00FB4EFE">
        <w:rPr>
          <w:rFonts w:cs="Times New Roman"/>
        </w:rPr>
        <w:t>in</w:t>
      </w:r>
      <w:r w:rsidR="006C29E4">
        <w:rPr>
          <w:rFonts w:cs="Times New Roman"/>
        </w:rPr>
        <w:t xml:space="preserve"> </w:t>
      </w:r>
      <w:r w:rsidR="00A24968">
        <w:rPr>
          <w:rFonts w:cs="Times New Roman"/>
        </w:rPr>
        <w:t>short-term mating</w:t>
      </w:r>
      <w:r w:rsidR="00FB4EFE">
        <w:rPr>
          <w:rFonts w:cs="Times New Roman"/>
        </w:rPr>
        <w:t xml:space="preserve"> preferences</w:t>
      </w:r>
      <w:r w:rsidR="006C29E4">
        <w:rPr>
          <w:rFonts w:cs="Times New Roman"/>
        </w:rPr>
        <w:t>.</w:t>
      </w:r>
      <w:r w:rsidR="00A24968">
        <w:rPr>
          <w:rFonts w:cs="Times New Roman"/>
        </w:rPr>
        <w:t xml:space="preserve"> </w:t>
      </w:r>
      <w:r w:rsidR="006C29E4">
        <w:rPr>
          <w:rFonts w:cs="Times New Roman"/>
        </w:rPr>
        <w:t>This constraint does not exist</w:t>
      </w:r>
      <w:r w:rsidRPr="009000CE">
        <w:rPr>
          <w:rFonts w:cs="Times New Roman"/>
        </w:rPr>
        <w:t xml:space="preserve"> in same-sex populations.</w:t>
      </w:r>
    </w:p>
    <w:p w14:paraId="251581C0" w14:textId="65718B50" w:rsidR="00153A9F" w:rsidRDefault="00153A9F" w:rsidP="00567B8F">
      <w:pPr>
        <w:ind w:firstLine="720"/>
        <w:rPr>
          <w:rFonts w:cs="Times New Roman"/>
        </w:rPr>
      </w:pPr>
      <w:r>
        <w:rPr>
          <w:rFonts w:cs="Times New Roman"/>
        </w:rPr>
        <w:t>Specifically, t</w:t>
      </w:r>
      <w:r w:rsidRPr="009000CE" w:rsidDel="00B46D1A">
        <w:rPr>
          <w:rFonts w:cs="Times New Roman"/>
        </w:rPr>
        <w:t xml:space="preserve">wo experiments </w:t>
      </w:r>
      <w:r w:rsidR="00EA6E41">
        <w:rPr>
          <w:rFonts w:cs="Times New Roman"/>
        </w:rPr>
        <w:t>were undertaken</w:t>
      </w:r>
      <w:r w:rsidRPr="009000CE" w:rsidDel="00B46D1A">
        <w:rPr>
          <w:rFonts w:cs="Times New Roman"/>
        </w:rPr>
        <w:t xml:space="preserve"> with the same core model. Experiment 1 simulate</w:t>
      </w:r>
      <w:r w:rsidR="00EA6E41">
        <w:rPr>
          <w:rFonts w:cs="Times New Roman"/>
        </w:rPr>
        <w:t>d</w:t>
      </w:r>
      <w:r w:rsidRPr="009000CE" w:rsidDel="00B46D1A">
        <w:rPr>
          <w:rFonts w:cs="Times New Roman"/>
        </w:rPr>
        <w:t xml:space="preserve"> a heterosexual population in which males and females seek </w:t>
      </w:r>
      <w:r w:rsidR="004D2DE1">
        <w:rPr>
          <w:rFonts w:cs="Times New Roman"/>
        </w:rPr>
        <w:t xml:space="preserve">mating </w:t>
      </w:r>
      <w:r w:rsidRPr="009000CE" w:rsidDel="00B46D1A">
        <w:rPr>
          <w:rFonts w:cs="Times New Roman"/>
        </w:rPr>
        <w:t>partners of the opposite sex. Experiment 2 simulate</w:t>
      </w:r>
      <w:r w:rsidR="00EA6E41">
        <w:rPr>
          <w:rFonts w:cs="Times New Roman"/>
        </w:rPr>
        <w:t>d</w:t>
      </w:r>
      <w:r w:rsidRPr="009000CE" w:rsidDel="00B46D1A">
        <w:rPr>
          <w:rFonts w:cs="Times New Roman"/>
        </w:rPr>
        <w:t xml:space="preserve"> a population </w:t>
      </w:r>
      <w:r w:rsidR="004D2DE1">
        <w:rPr>
          <w:rFonts w:cs="Times New Roman"/>
        </w:rPr>
        <w:t>of</w:t>
      </w:r>
      <w:r w:rsidRPr="009000CE" w:rsidDel="00B46D1A">
        <w:rPr>
          <w:rFonts w:cs="Times New Roman"/>
        </w:rPr>
        <w:t xml:space="preserve"> gay males and lesbian females in which agents seek partners of the same sex. In both experiments, we </w:t>
      </w:r>
      <w:r>
        <w:rPr>
          <w:rFonts w:cs="Times New Roman"/>
        </w:rPr>
        <w:t>used</w:t>
      </w:r>
      <w:r w:rsidRPr="009000CE" w:rsidDel="00B46D1A">
        <w:rPr>
          <w:rFonts w:cs="Times New Roman"/>
        </w:rPr>
        <w:t xml:space="preserve"> a 2 × 2 design that manipulates whether males and females differ in </w:t>
      </w:r>
      <w:r w:rsidRPr="009000CE">
        <w:rPr>
          <w:rFonts w:cs="Times New Roman"/>
        </w:rPr>
        <w:t xml:space="preserve">(a) </w:t>
      </w:r>
      <w:r w:rsidRPr="009000CE" w:rsidDel="00B46D1A">
        <w:rPr>
          <w:rFonts w:cs="Times New Roman"/>
        </w:rPr>
        <w:t>the</w:t>
      </w:r>
      <w:r>
        <w:rPr>
          <w:rFonts w:cs="Times New Roman"/>
        </w:rPr>
        <w:t>ir</w:t>
      </w:r>
      <w:r w:rsidRPr="009000CE" w:rsidDel="00B46D1A">
        <w:rPr>
          <w:rFonts w:cs="Times New Roman"/>
        </w:rPr>
        <w:t xml:space="preserve"> willing</w:t>
      </w:r>
      <w:r>
        <w:rPr>
          <w:rFonts w:cs="Times New Roman"/>
        </w:rPr>
        <w:t>ness</w:t>
      </w:r>
      <w:r w:rsidRPr="009000CE" w:rsidDel="00B46D1A">
        <w:rPr>
          <w:rFonts w:cs="Times New Roman"/>
        </w:rPr>
        <w:t xml:space="preserve"> to engage in short-term mating and </w:t>
      </w:r>
      <w:r w:rsidRPr="009000CE">
        <w:rPr>
          <w:rFonts w:cs="Times New Roman"/>
        </w:rPr>
        <w:t>(b)</w:t>
      </w:r>
      <w:r w:rsidRPr="009000CE" w:rsidDel="00B46D1A">
        <w:rPr>
          <w:rFonts w:cs="Times New Roman"/>
        </w:rPr>
        <w:t xml:space="preserve"> </w:t>
      </w:r>
      <w:r w:rsidR="00EA6E41">
        <w:rPr>
          <w:rFonts w:cs="Times New Roman"/>
        </w:rPr>
        <w:t xml:space="preserve">their </w:t>
      </w:r>
      <w:r w:rsidRPr="009000CE" w:rsidDel="00B46D1A">
        <w:rPr>
          <w:rFonts w:cs="Times New Roman"/>
        </w:rPr>
        <w:t xml:space="preserve">minimum </w:t>
      </w:r>
      <w:r w:rsidR="001E1E97">
        <w:rPr>
          <w:rFonts w:cs="Times New Roman"/>
        </w:rPr>
        <w:t>desirability</w:t>
      </w:r>
      <w:r w:rsidRPr="009000CE" w:rsidDel="00B46D1A">
        <w:rPr>
          <w:rFonts w:cs="Times New Roman"/>
        </w:rPr>
        <w:t xml:space="preserve"> standards for short-term </w:t>
      </w:r>
      <w:r w:rsidR="004D2DE1">
        <w:rPr>
          <w:rFonts w:cs="Times New Roman"/>
        </w:rPr>
        <w:t xml:space="preserve">mating </w:t>
      </w:r>
      <w:r w:rsidRPr="009000CE" w:rsidDel="00B46D1A">
        <w:rPr>
          <w:rFonts w:cs="Times New Roman"/>
        </w:rPr>
        <w:t xml:space="preserve">partners. </w:t>
      </w:r>
      <w:r w:rsidR="00D84704">
        <w:rPr>
          <w:rFonts w:cs="Times New Roman"/>
        </w:rPr>
        <w:t>Model p</w:t>
      </w:r>
      <w:r w:rsidRPr="009000CE" w:rsidDel="00B46D1A">
        <w:rPr>
          <w:rFonts w:cs="Times New Roman"/>
        </w:rPr>
        <w:t>arameter</w:t>
      </w:r>
      <w:r w:rsidR="00D84704">
        <w:rPr>
          <w:rFonts w:cs="Times New Roman"/>
        </w:rPr>
        <w:t>s and the</w:t>
      </w:r>
      <w:r w:rsidRPr="009000CE">
        <w:rPr>
          <w:rFonts w:cs="Times New Roman"/>
        </w:rPr>
        <w:t xml:space="preserve"> </w:t>
      </w:r>
      <w:r w:rsidRPr="009000CE" w:rsidDel="00B46D1A">
        <w:rPr>
          <w:rFonts w:cs="Times New Roman"/>
        </w:rPr>
        <w:t xml:space="preserve">values </w:t>
      </w:r>
      <w:r w:rsidR="00D84704">
        <w:rPr>
          <w:rFonts w:cs="Times New Roman"/>
        </w:rPr>
        <w:t>employ</w:t>
      </w:r>
      <w:r w:rsidR="00F73587">
        <w:rPr>
          <w:rFonts w:cs="Times New Roman"/>
        </w:rPr>
        <w:t>ed</w:t>
      </w:r>
      <w:r w:rsidR="00D84704">
        <w:rPr>
          <w:rFonts w:cs="Times New Roman"/>
        </w:rPr>
        <w:t xml:space="preserve"> for them </w:t>
      </w:r>
      <w:r w:rsidRPr="009000CE" w:rsidDel="00B46D1A">
        <w:rPr>
          <w:rFonts w:cs="Times New Roman"/>
        </w:rPr>
        <w:t>are summarized in Table 2.</w:t>
      </w:r>
    </w:p>
    <w:p w14:paraId="22165974" w14:textId="417C194B" w:rsidR="00B46D1A" w:rsidRPr="009000CE" w:rsidRDefault="00000000" w:rsidP="00203EB3">
      <w:pPr>
        <w:ind w:firstLine="720"/>
        <w:rPr>
          <w:rFonts w:cs="Times New Roman"/>
        </w:rPr>
      </w:pPr>
      <w:r w:rsidRPr="009000CE">
        <w:rPr>
          <w:rFonts w:cs="Times New Roman"/>
        </w:rPr>
        <w:t xml:space="preserve">The model and initial simulation results were first reported in Ying, </w:t>
      </w:r>
      <w:proofErr w:type="spellStart"/>
      <w:r w:rsidRPr="009000CE">
        <w:rPr>
          <w:rFonts w:cs="Times New Roman"/>
        </w:rPr>
        <w:t>Antfolk</w:t>
      </w:r>
      <w:proofErr w:type="spellEnd"/>
      <w:r w:rsidRPr="009000CE">
        <w:rPr>
          <w:rFonts w:cs="Times New Roman"/>
        </w:rPr>
        <w:t xml:space="preserve">, and </w:t>
      </w:r>
      <w:proofErr w:type="spellStart"/>
      <w:r w:rsidRPr="009000CE">
        <w:rPr>
          <w:rFonts w:cs="Times New Roman"/>
        </w:rPr>
        <w:t>Santtila</w:t>
      </w:r>
      <w:proofErr w:type="spellEnd"/>
      <w:r w:rsidRPr="009000CE">
        <w:rPr>
          <w:rFonts w:cs="Times New Roman"/>
        </w:rPr>
        <w:t xml:space="preserve"> (2024). The goal here is pedagogical: we reorganize the model description for readers who are new to agent-based modeling, highlight the central qualitative patterns from the simulations, and end by suggesting concrete ways that </w:t>
      </w:r>
      <w:r w:rsidR="006E747E">
        <w:rPr>
          <w:rFonts w:cs="Times New Roman"/>
        </w:rPr>
        <w:t>readers</w:t>
      </w:r>
      <w:r w:rsidRPr="009000CE">
        <w:rPr>
          <w:rFonts w:cs="Times New Roman"/>
        </w:rPr>
        <w:t xml:space="preserve"> can explore, extend, and repurpose the model </w:t>
      </w:r>
      <w:r w:rsidR="006E747E">
        <w:rPr>
          <w:rFonts w:cs="Times New Roman"/>
        </w:rPr>
        <w:t>to address other</w:t>
      </w:r>
      <w:r w:rsidRPr="009000CE">
        <w:rPr>
          <w:rFonts w:cs="Times New Roman"/>
        </w:rPr>
        <w:t xml:space="preserve"> questions.</w:t>
      </w:r>
    </w:p>
    <w:p w14:paraId="58F94F5C" w14:textId="77BE1ED7" w:rsidR="004C025A" w:rsidRDefault="00000000" w:rsidP="00543C50">
      <w:pPr>
        <w:pStyle w:val="Heading2"/>
        <w:spacing w:before="0"/>
        <w:jc w:val="center"/>
        <w:rPr>
          <w:ins w:id="2" w:author="Jim Larson" w:date="2026-04-06T17:39:00Z"/>
          <w:b/>
        </w:rPr>
      </w:pPr>
      <w:r w:rsidRPr="00543C50">
        <w:rPr>
          <w:rFonts w:ascii="Times New Roman" w:hAnsi="Times New Roman" w:cs="Times New Roman"/>
          <w:b/>
        </w:rPr>
        <w:lastRenderedPageBreak/>
        <w:t>Method</w:t>
      </w:r>
    </w:p>
    <w:p w14:paraId="6F666EC3" w14:textId="6997CB2A" w:rsidR="004C025A" w:rsidRPr="009000CE" w:rsidRDefault="00000000" w:rsidP="00567B8F">
      <w:pPr>
        <w:ind w:firstLine="720"/>
        <w:rPr>
          <w:rFonts w:cs="Times New Roman"/>
        </w:rPr>
      </w:pPr>
      <w:r w:rsidRPr="009000CE">
        <w:rPr>
          <w:rFonts w:cs="Times New Roman"/>
        </w:rPr>
        <w:t>The model represents a “</w:t>
      </w:r>
      <w:r w:rsidR="00B115FB">
        <w:rPr>
          <w:rFonts w:cs="Times New Roman"/>
        </w:rPr>
        <w:t>chance</w:t>
      </w:r>
      <w:r w:rsidRPr="009000CE">
        <w:rPr>
          <w:rFonts w:cs="Times New Roman"/>
        </w:rPr>
        <w:t xml:space="preserve"> encounter</w:t>
      </w:r>
      <w:r w:rsidR="00B115FB">
        <w:rPr>
          <w:rFonts w:cs="Times New Roman"/>
        </w:rPr>
        <w:t>”</w:t>
      </w:r>
      <w:r w:rsidRPr="009000CE">
        <w:rPr>
          <w:rFonts w:cs="Times New Roman"/>
        </w:rPr>
        <w:t xml:space="preserve"> process</w:t>
      </w:r>
      <w:r w:rsidR="005468D7">
        <w:rPr>
          <w:rFonts w:cs="Times New Roman"/>
        </w:rPr>
        <w:t xml:space="preserve"> in which</w:t>
      </w:r>
      <w:r w:rsidRPr="009000CE">
        <w:rPr>
          <w:rFonts w:cs="Times New Roman"/>
        </w:rPr>
        <w:t xml:space="preserve"> agents move </w:t>
      </w:r>
      <w:r w:rsidR="005468D7">
        <w:rPr>
          <w:rFonts w:cs="Times New Roman"/>
        </w:rPr>
        <w:t>randomly in</w:t>
      </w:r>
      <w:r w:rsidRPr="009000CE">
        <w:rPr>
          <w:rFonts w:cs="Times New Roman"/>
        </w:rPr>
        <w:t xml:space="preserve"> a two-dimensional space, occasionally share a location with others, and may then </w:t>
      </w:r>
      <w:r w:rsidR="005468D7">
        <w:rPr>
          <w:rFonts w:cs="Times New Roman"/>
        </w:rPr>
        <w:t>initiate either</w:t>
      </w:r>
      <w:r w:rsidRPr="009000CE">
        <w:rPr>
          <w:rFonts w:cs="Times New Roman"/>
        </w:rPr>
        <w:t xml:space="preserve"> a short-term mating encounter or (with some probability) a long-term relationship. Short-term mating </w:t>
      </w:r>
      <w:r w:rsidR="00C228D4">
        <w:rPr>
          <w:rFonts w:cs="Times New Roman"/>
        </w:rPr>
        <w:t xml:space="preserve">is defined </w:t>
      </w:r>
      <w:r w:rsidRPr="009000CE">
        <w:rPr>
          <w:rFonts w:cs="Times New Roman"/>
        </w:rPr>
        <w:t>in the model as a one-time</w:t>
      </w:r>
      <w:r w:rsidR="00C71DA2" w:rsidRPr="009000CE">
        <w:rPr>
          <w:rFonts w:cs="Times New Roman"/>
        </w:rPr>
        <w:t xml:space="preserve"> </w:t>
      </w:r>
      <w:r w:rsidRPr="009000CE">
        <w:rPr>
          <w:rFonts w:cs="Times New Roman"/>
        </w:rPr>
        <w:t xml:space="preserve">encounter </w:t>
      </w:r>
      <w:r w:rsidR="005468D7">
        <w:rPr>
          <w:rFonts w:cs="Times New Roman"/>
        </w:rPr>
        <w:t>between two agents</w:t>
      </w:r>
      <w:r w:rsidRPr="009000CE">
        <w:rPr>
          <w:rFonts w:cs="Times New Roman"/>
        </w:rPr>
        <w:t xml:space="preserve"> who </w:t>
      </w:r>
      <w:r w:rsidR="00450FD8">
        <w:rPr>
          <w:rFonts w:cs="Times New Roman"/>
        </w:rPr>
        <w:t xml:space="preserve">(a) </w:t>
      </w:r>
      <w:r w:rsidRPr="009000CE">
        <w:rPr>
          <w:rFonts w:cs="Times New Roman"/>
        </w:rPr>
        <w:t xml:space="preserve">meet </w:t>
      </w:r>
      <w:r w:rsidR="008E0E19" w:rsidRPr="009000CE">
        <w:rPr>
          <w:rFonts w:cs="Times New Roman"/>
        </w:rPr>
        <w:t>each other’s</w:t>
      </w:r>
      <w:r w:rsidRPr="009000CE">
        <w:rPr>
          <w:rFonts w:cs="Times New Roman"/>
        </w:rPr>
        <w:t xml:space="preserve"> minimum </w:t>
      </w:r>
      <w:r w:rsidR="003052CE">
        <w:rPr>
          <w:rFonts w:cs="Times New Roman"/>
        </w:rPr>
        <w:t>desirability</w:t>
      </w:r>
      <w:r w:rsidRPr="009000CE">
        <w:rPr>
          <w:rFonts w:cs="Times New Roman"/>
        </w:rPr>
        <w:t xml:space="preserve"> standard</w:t>
      </w:r>
      <w:r w:rsidR="005468D7">
        <w:rPr>
          <w:rFonts w:cs="Times New Roman"/>
        </w:rPr>
        <w:t xml:space="preserve"> </w:t>
      </w:r>
      <w:r w:rsidR="00A31539">
        <w:rPr>
          <w:rFonts w:cs="Times New Roman"/>
        </w:rPr>
        <w:t xml:space="preserve">for short-term mating </w:t>
      </w:r>
      <w:r w:rsidR="005468D7">
        <w:rPr>
          <w:rFonts w:cs="Times New Roman"/>
        </w:rPr>
        <w:t>and</w:t>
      </w:r>
      <w:r w:rsidR="00450FD8">
        <w:rPr>
          <w:rFonts w:cs="Times New Roman"/>
        </w:rPr>
        <w:t xml:space="preserve"> (b)</w:t>
      </w:r>
      <w:r w:rsidR="008E0E19" w:rsidRPr="009000CE">
        <w:rPr>
          <w:rFonts w:cs="Times New Roman"/>
        </w:rPr>
        <w:t xml:space="preserve"> are </w:t>
      </w:r>
      <w:r w:rsidR="00411085">
        <w:rPr>
          <w:rFonts w:cs="Times New Roman"/>
        </w:rPr>
        <w:t xml:space="preserve">both </w:t>
      </w:r>
      <w:r w:rsidR="008E0E19" w:rsidRPr="009000CE">
        <w:rPr>
          <w:rFonts w:cs="Times New Roman"/>
        </w:rPr>
        <w:t>willing to engage in short-term mating</w:t>
      </w:r>
      <w:r w:rsidRPr="009000CE">
        <w:rPr>
          <w:rFonts w:cs="Times New Roman"/>
        </w:rPr>
        <w:t xml:space="preserve">. </w:t>
      </w:r>
      <w:r w:rsidR="00450FD8">
        <w:rPr>
          <w:rFonts w:cs="Times New Roman"/>
        </w:rPr>
        <w:t>The formation of l</w:t>
      </w:r>
      <w:r w:rsidRPr="009000CE">
        <w:rPr>
          <w:rFonts w:cs="Times New Roman"/>
        </w:rPr>
        <w:t xml:space="preserve">ong-term relationships </w:t>
      </w:r>
      <w:r w:rsidR="00E6058D" w:rsidRPr="009000CE">
        <w:rPr>
          <w:rFonts w:cs="Times New Roman"/>
        </w:rPr>
        <w:t>reduce</w:t>
      </w:r>
      <w:ins w:id="3" w:author="Yurun Ying" w:date="2026-04-17T16:37:00Z">
        <w:r w:rsidR="00B71904">
          <w:rPr>
            <w:rFonts w:cs="Times New Roman"/>
          </w:rPr>
          <w:t>s</w:t>
        </w:r>
      </w:ins>
      <w:r w:rsidRPr="009000CE">
        <w:rPr>
          <w:rFonts w:cs="Times New Roman"/>
        </w:rPr>
        <w:t xml:space="preserve"> agents</w:t>
      </w:r>
      <w:r w:rsidR="00E6058D" w:rsidRPr="009000CE">
        <w:rPr>
          <w:rFonts w:cs="Times New Roman"/>
        </w:rPr>
        <w:t xml:space="preserve">’ </w:t>
      </w:r>
      <w:r w:rsidRPr="009000CE">
        <w:rPr>
          <w:rFonts w:cs="Times New Roman"/>
        </w:rPr>
        <w:t>active partner search</w:t>
      </w:r>
      <w:r w:rsidR="00E6058D" w:rsidRPr="009000CE">
        <w:rPr>
          <w:rFonts w:cs="Times New Roman"/>
        </w:rPr>
        <w:t xml:space="preserve"> activity</w:t>
      </w:r>
      <w:r w:rsidR="00C228D4">
        <w:rPr>
          <w:rFonts w:cs="Times New Roman"/>
        </w:rPr>
        <w:t xml:space="preserve"> a</w:t>
      </w:r>
      <w:r w:rsidR="00450FD8">
        <w:rPr>
          <w:rFonts w:cs="Times New Roman"/>
        </w:rPr>
        <w:t>nd</w:t>
      </w:r>
      <w:r w:rsidRPr="009000CE">
        <w:rPr>
          <w:rFonts w:cs="Times New Roman"/>
        </w:rPr>
        <w:t xml:space="preserve"> </w:t>
      </w:r>
      <w:r w:rsidR="00064804" w:rsidRPr="009000CE">
        <w:rPr>
          <w:rFonts w:cs="Times New Roman"/>
        </w:rPr>
        <w:t>their</w:t>
      </w:r>
      <w:r w:rsidRPr="009000CE">
        <w:rPr>
          <w:rFonts w:cs="Times New Roman"/>
        </w:rPr>
        <w:t xml:space="preserve"> </w:t>
      </w:r>
      <w:r w:rsidR="005F03FD" w:rsidRPr="009000CE">
        <w:rPr>
          <w:rFonts w:cs="Times New Roman"/>
        </w:rPr>
        <w:t>availability</w:t>
      </w:r>
      <w:r w:rsidRPr="009000CE">
        <w:rPr>
          <w:rFonts w:cs="Times New Roman"/>
        </w:rPr>
        <w:t xml:space="preserve"> in the short-term mating market.</w:t>
      </w:r>
    </w:p>
    <w:p w14:paraId="6A479515" w14:textId="77777777" w:rsidR="004C025A" w:rsidRPr="00207C5B" w:rsidRDefault="00000000" w:rsidP="00207C5B">
      <w:pPr>
        <w:pStyle w:val="Heading2"/>
        <w:spacing w:before="0"/>
        <w:rPr>
          <w:rFonts w:ascii="Times New Roman" w:hAnsi="Times New Roman" w:cs="Times New Roman"/>
          <w:b/>
          <w:bCs w:val="0"/>
        </w:rPr>
      </w:pPr>
      <w:r w:rsidRPr="00207C5B">
        <w:rPr>
          <w:rFonts w:ascii="Times New Roman" w:hAnsi="Times New Roman" w:cs="Times New Roman"/>
          <w:b/>
          <w:bCs w:val="0"/>
        </w:rPr>
        <w:t>Environment</w:t>
      </w:r>
    </w:p>
    <w:p w14:paraId="572F33F3" w14:textId="6D6D19F1" w:rsidR="004C025A" w:rsidRPr="009000CE" w:rsidRDefault="00000000" w:rsidP="00567B8F">
      <w:pPr>
        <w:ind w:firstLine="720"/>
        <w:rPr>
          <w:rFonts w:cs="Times New Roman"/>
        </w:rPr>
      </w:pPr>
      <w:r w:rsidRPr="009000CE">
        <w:rPr>
          <w:rFonts w:cs="Times New Roman"/>
        </w:rPr>
        <w:t xml:space="preserve">Agents live on a square lattice of patches (a discrete two-dimensional space). A patch does not correspond to a literal physical location (e.g., a bar or a neighborhood block). Instead, patches are </w:t>
      </w:r>
      <w:r w:rsidR="00F41DB7">
        <w:rPr>
          <w:rFonts w:cs="Times New Roman"/>
        </w:rPr>
        <w:t xml:space="preserve">simply </w:t>
      </w:r>
      <w:r w:rsidRPr="009000CE">
        <w:rPr>
          <w:rFonts w:cs="Times New Roman"/>
        </w:rPr>
        <w:t xml:space="preserve">a convenient way to implement local encounters: agents can only directly “meet” other agents who are on the same patch. Time is also abstract. One tick represents a generic opportunity cycle in which agents may move, potentially encounter </w:t>
      </w:r>
      <w:r w:rsidR="00450FD8">
        <w:rPr>
          <w:rFonts w:cs="Times New Roman"/>
        </w:rPr>
        <w:t>other agents</w:t>
      </w:r>
      <w:r w:rsidRPr="009000CE">
        <w:rPr>
          <w:rFonts w:cs="Times New Roman"/>
        </w:rPr>
        <w:t>, and possibly form short-term or long-term relationships.</w:t>
      </w:r>
    </w:p>
    <w:p w14:paraId="25D92EAB" w14:textId="400773BB" w:rsidR="004C025A" w:rsidRPr="009000CE" w:rsidRDefault="00000000" w:rsidP="00567B8F">
      <w:pPr>
        <w:ind w:firstLine="720"/>
        <w:rPr>
          <w:rFonts w:cs="Times New Roman"/>
        </w:rPr>
      </w:pPr>
      <w:r w:rsidRPr="009000CE">
        <w:rPr>
          <w:rFonts w:cs="Times New Roman"/>
        </w:rPr>
        <w:t xml:space="preserve">Spatial movement is bounded by an agent’s movement range around its initial birthplace. </w:t>
      </w:r>
      <w:r w:rsidR="00B46606" w:rsidRPr="009000CE">
        <w:rPr>
          <w:rFonts w:cs="Times New Roman"/>
        </w:rPr>
        <w:t>T</w:t>
      </w:r>
      <w:r w:rsidRPr="009000CE">
        <w:rPr>
          <w:rFonts w:cs="Times New Roman"/>
        </w:rPr>
        <w:t xml:space="preserve">his maximum distance is controlled by the interface parameter </w:t>
      </w:r>
      <w:r w:rsidRPr="009000CE">
        <w:rPr>
          <w:rFonts w:cs="Times New Roman"/>
          <w:b/>
        </w:rPr>
        <w:t>movement-range</w:t>
      </w:r>
      <w:r w:rsidRPr="009000CE">
        <w:rPr>
          <w:rFonts w:cs="Times New Roman"/>
        </w:rPr>
        <w:t>.</w:t>
      </w:r>
      <w:r w:rsidR="00B46606" w:rsidRPr="009000CE">
        <w:rPr>
          <w:rFonts w:cs="Times New Roman"/>
        </w:rPr>
        <w:t xml:space="preserve"> </w:t>
      </w:r>
      <w:r w:rsidRPr="009000CE">
        <w:rPr>
          <w:rFonts w:cs="Times New Roman"/>
        </w:rPr>
        <w:t xml:space="preserve">Limiting movement in this way </w:t>
      </w:r>
      <w:r w:rsidR="00B46606" w:rsidRPr="009000CE">
        <w:rPr>
          <w:rFonts w:cs="Times New Roman"/>
        </w:rPr>
        <w:t xml:space="preserve">is </w:t>
      </w:r>
      <w:r w:rsidR="007656D0">
        <w:rPr>
          <w:rFonts w:cs="Times New Roman"/>
        </w:rPr>
        <w:t xml:space="preserve">intended </w:t>
      </w:r>
      <w:r w:rsidR="00B46606" w:rsidRPr="009000CE">
        <w:rPr>
          <w:rFonts w:cs="Times New Roman"/>
        </w:rPr>
        <w:t xml:space="preserve">to </w:t>
      </w:r>
      <w:r w:rsidRPr="009000CE">
        <w:rPr>
          <w:rFonts w:cs="Times New Roman"/>
        </w:rPr>
        <w:t xml:space="preserve">produce repeated local mixing: agents </w:t>
      </w:r>
      <w:r w:rsidR="00B46606" w:rsidRPr="009000CE">
        <w:rPr>
          <w:rFonts w:cs="Times New Roman"/>
        </w:rPr>
        <w:t>have space around</w:t>
      </w:r>
      <w:r w:rsidR="0076714F" w:rsidRPr="009000CE">
        <w:rPr>
          <w:rFonts w:cs="Times New Roman"/>
        </w:rPr>
        <w:t xml:space="preserve"> the</w:t>
      </w:r>
      <w:r w:rsidR="00F41DB7">
        <w:rPr>
          <w:rFonts w:cs="Times New Roman"/>
        </w:rPr>
        <w:t>ir</w:t>
      </w:r>
      <w:r w:rsidR="0076714F" w:rsidRPr="009000CE">
        <w:rPr>
          <w:rFonts w:cs="Times New Roman"/>
        </w:rPr>
        <w:t xml:space="preserve"> </w:t>
      </w:r>
      <w:r w:rsidR="001F3625" w:rsidRPr="009000CE">
        <w:rPr>
          <w:rFonts w:cs="Times New Roman"/>
        </w:rPr>
        <w:t>birthplace</w:t>
      </w:r>
      <w:r w:rsidR="0076714F" w:rsidRPr="009000CE">
        <w:rPr>
          <w:rFonts w:cs="Times New Roman"/>
        </w:rPr>
        <w:t xml:space="preserve"> to engage in </w:t>
      </w:r>
      <w:r w:rsidR="00F41DB7">
        <w:rPr>
          <w:rFonts w:cs="Times New Roman"/>
        </w:rPr>
        <w:t xml:space="preserve">random </w:t>
      </w:r>
      <w:r w:rsidR="0076714F" w:rsidRPr="009000CE">
        <w:rPr>
          <w:rFonts w:cs="Times New Roman"/>
        </w:rPr>
        <w:t xml:space="preserve">mate search, </w:t>
      </w:r>
      <w:r w:rsidR="00F41DB7">
        <w:rPr>
          <w:rFonts w:cs="Times New Roman"/>
        </w:rPr>
        <w:t>but</w:t>
      </w:r>
      <w:r w:rsidR="00B46606" w:rsidRPr="009000CE">
        <w:rPr>
          <w:rFonts w:cs="Times New Roman"/>
        </w:rPr>
        <w:t xml:space="preserve"> </w:t>
      </w:r>
      <w:r w:rsidRPr="009000CE">
        <w:rPr>
          <w:rFonts w:cs="Times New Roman"/>
        </w:rPr>
        <w:t xml:space="preserve">do not </w:t>
      </w:r>
      <w:r w:rsidR="005F03FD" w:rsidRPr="009000CE">
        <w:rPr>
          <w:rFonts w:cs="Times New Roman"/>
        </w:rPr>
        <w:t>encounter</w:t>
      </w:r>
      <w:r w:rsidRPr="009000CE">
        <w:rPr>
          <w:rFonts w:cs="Times New Roman"/>
        </w:rPr>
        <w:t xml:space="preserve"> partners from the full population </w:t>
      </w:r>
      <w:r w:rsidR="008A2495" w:rsidRPr="009000CE">
        <w:rPr>
          <w:rFonts w:cs="Times New Roman"/>
        </w:rPr>
        <w:t>with a uniform probability</w:t>
      </w:r>
      <w:r w:rsidR="0076714F" w:rsidRPr="009000CE">
        <w:rPr>
          <w:rFonts w:cs="Times New Roman"/>
        </w:rPr>
        <w:t>.</w:t>
      </w:r>
      <w:r w:rsidRPr="009000CE">
        <w:rPr>
          <w:rFonts w:cs="Times New Roman"/>
        </w:rPr>
        <w:t xml:space="preserve"> </w:t>
      </w:r>
    </w:p>
    <w:p w14:paraId="17E012AA" w14:textId="77777777" w:rsidR="004C025A" w:rsidRPr="00207C5B" w:rsidRDefault="00000000" w:rsidP="00207C5B">
      <w:pPr>
        <w:pStyle w:val="Heading2"/>
        <w:spacing w:before="0"/>
        <w:rPr>
          <w:rFonts w:ascii="Times New Roman" w:hAnsi="Times New Roman" w:cs="Times New Roman"/>
          <w:b/>
          <w:bCs w:val="0"/>
        </w:rPr>
      </w:pPr>
      <w:r w:rsidRPr="00207C5B">
        <w:rPr>
          <w:rFonts w:ascii="Times New Roman" w:hAnsi="Times New Roman" w:cs="Times New Roman"/>
          <w:b/>
          <w:bCs w:val="0"/>
        </w:rPr>
        <w:t>Agents and Their Properties</w:t>
      </w:r>
    </w:p>
    <w:p w14:paraId="0A38D49C" w14:textId="4741DC70" w:rsidR="004C025A" w:rsidRPr="009000CE" w:rsidRDefault="00000000" w:rsidP="00567B8F">
      <w:pPr>
        <w:ind w:firstLine="720"/>
        <w:rPr>
          <w:rFonts w:cs="Times New Roman"/>
        </w:rPr>
      </w:pPr>
      <w:r w:rsidRPr="009000CE">
        <w:rPr>
          <w:rFonts w:cs="Times New Roman"/>
        </w:rPr>
        <w:t>Each agent</w:t>
      </w:r>
      <w:r w:rsidR="00207C5B">
        <w:rPr>
          <w:rFonts w:cs="Times New Roman"/>
        </w:rPr>
        <w:t xml:space="preserve"> is a turtle, and</w:t>
      </w:r>
      <w:r w:rsidRPr="009000CE">
        <w:rPr>
          <w:rFonts w:cs="Times New Roman"/>
        </w:rPr>
        <w:t xml:space="preserve"> </w:t>
      </w:r>
      <w:r w:rsidR="00207C5B">
        <w:rPr>
          <w:rFonts w:cs="Times New Roman"/>
        </w:rPr>
        <w:t>represents</w:t>
      </w:r>
      <w:r w:rsidRPr="009000CE">
        <w:rPr>
          <w:rFonts w:cs="Times New Roman"/>
        </w:rPr>
        <w:t xml:space="preserve"> an individual person. Agents have a</w:t>
      </w:r>
      <w:r w:rsidR="00E02056">
        <w:rPr>
          <w:rFonts w:cs="Times New Roman"/>
        </w:rPr>
        <w:t>n assigned</w:t>
      </w:r>
      <w:r w:rsidRPr="009000CE">
        <w:rPr>
          <w:rFonts w:cs="Times New Roman"/>
        </w:rPr>
        <w:t xml:space="preserve"> biological sex (male or female), and a sexual-orientation setting that determines which sex they </w:t>
      </w:r>
      <w:r w:rsidRPr="009000CE">
        <w:rPr>
          <w:rFonts w:cs="Times New Roman"/>
        </w:rPr>
        <w:lastRenderedPageBreak/>
        <w:t xml:space="preserve">consider </w:t>
      </w:r>
      <w:r w:rsidR="00E02056">
        <w:rPr>
          <w:rFonts w:cs="Times New Roman"/>
        </w:rPr>
        <w:t>for</w:t>
      </w:r>
      <w:r w:rsidRPr="009000CE">
        <w:rPr>
          <w:rFonts w:cs="Times New Roman"/>
        </w:rPr>
        <w:t xml:space="preserve"> potential </w:t>
      </w:r>
      <w:r w:rsidR="00E02056">
        <w:rPr>
          <w:rFonts w:cs="Times New Roman"/>
        </w:rPr>
        <w:t xml:space="preserve">mating </w:t>
      </w:r>
      <w:r w:rsidRPr="009000CE">
        <w:rPr>
          <w:rFonts w:cs="Times New Roman"/>
        </w:rPr>
        <w:t xml:space="preserve">partners. The global switch </w:t>
      </w:r>
      <w:r w:rsidRPr="009000CE">
        <w:rPr>
          <w:rFonts w:cs="Times New Roman"/>
          <w:b/>
        </w:rPr>
        <w:t>all-homosexual?</w:t>
      </w:r>
      <w:r w:rsidRPr="009000CE">
        <w:rPr>
          <w:rFonts w:cs="Times New Roman"/>
        </w:rPr>
        <w:t xml:space="preserve"> </w:t>
      </w:r>
      <w:r w:rsidR="00E02056">
        <w:rPr>
          <w:rFonts w:cs="Times New Roman"/>
        </w:rPr>
        <w:t xml:space="preserve">on the model interface </w:t>
      </w:r>
      <w:r w:rsidRPr="009000CE">
        <w:rPr>
          <w:rFonts w:cs="Times New Roman"/>
        </w:rPr>
        <w:t xml:space="preserve">controls whether the population is </w:t>
      </w:r>
      <w:r w:rsidR="00F73587">
        <w:rPr>
          <w:rFonts w:cs="Times New Roman"/>
        </w:rPr>
        <w:t xml:space="preserve">strictly </w:t>
      </w:r>
      <w:r w:rsidRPr="009000CE">
        <w:rPr>
          <w:rFonts w:cs="Times New Roman"/>
        </w:rPr>
        <w:t>heterosexual (</w:t>
      </w:r>
      <w:r w:rsidR="00207C5B">
        <w:rPr>
          <w:rFonts w:cs="Times New Roman"/>
        </w:rPr>
        <w:t>when set to “Off”</w:t>
      </w:r>
      <w:r w:rsidRPr="009000CE">
        <w:rPr>
          <w:rFonts w:cs="Times New Roman"/>
        </w:rPr>
        <w:t xml:space="preserve">) or consists </w:t>
      </w:r>
      <w:r w:rsidR="00E1450A">
        <w:rPr>
          <w:rFonts w:cs="Times New Roman"/>
        </w:rPr>
        <w:t xml:space="preserve">only </w:t>
      </w:r>
      <w:r w:rsidRPr="009000CE">
        <w:rPr>
          <w:rFonts w:cs="Times New Roman"/>
        </w:rPr>
        <w:t xml:space="preserve">of gay </w:t>
      </w:r>
      <w:r w:rsidR="00B22049" w:rsidRPr="009000CE">
        <w:rPr>
          <w:rFonts w:cs="Times New Roman"/>
        </w:rPr>
        <w:t>males</w:t>
      </w:r>
      <w:r w:rsidRPr="009000CE">
        <w:rPr>
          <w:rFonts w:cs="Times New Roman"/>
        </w:rPr>
        <w:t xml:space="preserve"> and lesbian </w:t>
      </w:r>
      <w:r w:rsidR="00B22049" w:rsidRPr="009000CE">
        <w:rPr>
          <w:rFonts w:cs="Times New Roman"/>
        </w:rPr>
        <w:t>females</w:t>
      </w:r>
      <w:r w:rsidRPr="009000CE">
        <w:rPr>
          <w:rFonts w:cs="Times New Roman"/>
        </w:rPr>
        <w:t xml:space="preserve"> (</w:t>
      </w:r>
      <w:r w:rsidR="00207C5B">
        <w:rPr>
          <w:rFonts w:cs="Times New Roman"/>
        </w:rPr>
        <w:t>when set to “On”</w:t>
      </w:r>
      <w:r w:rsidRPr="009000CE">
        <w:rPr>
          <w:rFonts w:cs="Times New Roman"/>
        </w:rPr>
        <w:t>).</w:t>
      </w:r>
    </w:p>
    <w:p w14:paraId="414117C6" w14:textId="3B6AF579" w:rsidR="004C025A" w:rsidRPr="009000CE" w:rsidRDefault="00E959B7" w:rsidP="00567B8F">
      <w:pPr>
        <w:ind w:firstLine="720"/>
        <w:rPr>
          <w:rFonts w:cs="Times New Roman"/>
        </w:rPr>
      </w:pPr>
      <w:r>
        <w:rPr>
          <w:rFonts w:cs="Times New Roman"/>
        </w:rPr>
        <w:t>Each a</w:t>
      </w:r>
      <w:r w:rsidRPr="009000CE">
        <w:rPr>
          <w:rFonts w:cs="Times New Roman"/>
        </w:rPr>
        <w:t xml:space="preserve">gent also </w:t>
      </w:r>
      <w:r>
        <w:rPr>
          <w:rFonts w:cs="Times New Roman"/>
        </w:rPr>
        <w:t>has</w:t>
      </w:r>
      <w:r w:rsidRPr="009000CE">
        <w:rPr>
          <w:rFonts w:cs="Times New Roman"/>
        </w:rPr>
        <w:t xml:space="preserve"> a </w:t>
      </w:r>
      <w:r w:rsidR="00E02056">
        <w:rPr>
          <w:rFonts w:cs="Times New Roman"/>
        </w:rPr>
        <w:t>mating desirability</w:t>
      </w:r>
      <w:r w:rsidRPr="009000CE">
        <w:rPr>
          <w:rFonts w:cs="Times New Roman"/>
        </w:rPr>
        <w:t xml:space="preserve"> attribute called </w:t>
      </w:r>
      <w:r w:rsidRPr="00EE5668">
        <w:rPr>
          <w:rFonts w:ascii="Courier New" w:hAnsi="Courier New" w:cs="Courier New"/>
          <w:i/>
          <w:iCs/>
          <w:highlight w:val="lightGray"/>
        </w:rPr>
        <w:t>desirability</w:t>
      </w:r>
      <w:r w:rsidRPr="009000CE">
        <w:rPr>
          <w:rFonts w:cs="Times New Roman"/>
        </w:rPr>
        <w:t xml:space="preserve">. </w:t>
      </w:r>
      <w:r w:rsidR="00160A9E" w:rsidRPr="009000CE">
        <w:rPr>
          <w:rFonts w:cs="Times New Roman"/>
        </w:rPr>
        <w:t>This attribute</w:t>
      </w:r>
      <w:r w:rsidRPr="009000CE">
        <w:rPr>
          <w:rFonts w:cs="Times New Roman"/>
        </w:rPr>
        <w:t xml:space="preserve"> is drawn at setup from a normal distribution with </w:t>
      </w:r>
      <w:r w:rsidR="00E02056">
        <w:rPr>
          <w:rFonts w:cs="Times New Roman"/>
        </w:rPr>
        <w:t xml:space="preserve">a </w:t>
      </w:r>
      <w:r w:rsidRPr="009000CE">
        <w:rPr>
          <w:rFonts w:cs="Times New Roman"/>
        </w:rPr>
        <w:t xml:space="preserve">mean </w:t>
      </w:r>
      <w:r w:rsidR="00054278">
        <w:rPr>
          <w:rFonts w:cs="Times New Roman"/>
        </w:rPr>
        <w:t xml:space="preserve">of </w:t>
      </w:r>
      <w:r w:rsidRPr="009000CE">
        <w:rPr>
          <w:rFonts w:cs="Times New Roman"/>
        </w:rPr>
        <w:t xml:space="preserve">5 and </w:t>
      </w:r>
      <w:r w:rsidR="00E02056">
        <w:rPr>
          <w:rFonts w:cs="Times New Roman"/>
        </w:rPr>
        <w:t xml:space="preserve">a </w:t>
      </w:r>
      <w:r w:rsidRPr="009000CE">
        <w:rPr>
          <w:rFonts w:cs="Times New Roman"/>
        </w:rPr>
        <w:t xml:space="preserve">standard deviation </w:t>
      </w:r>
      <w:r w:rsidR="00054278">
        <w:rPr>
          <w:rFonts w:cs="Times New Roman"/>
        </w:rPr>
        <w:t xml:space="preserve">of </w:t>
      </w:r>
      <w:r w:rsidRPr="009000CE">
        <w:rPr>
          <w:rFonts w:cs="Times New Roman"/>
        </w:rPr>
        <w:t>1.5</w:t>
      </w:r>
      <w:r w:rsidR="00054278">
        <w:rPr>
          <w:rFonts w:cs="Times New Roman"/>
        </w:rPr>
        <w:t>,</w:t>
      </w:r>
      <w:r w:rsidR="00706AD2" w:rsidRPr="009000CE">
        <w:rPr>
          <w:rFonts w:cs="Times New Roman"/>
        </w:rPr>
        <w:t xml:space="preserve"> </w:t>
      </w:r>
      <w:r w:rsidR="00741336" w:rsidRPr="009000CE">
        <w:rPr>
          <w:rFonts w:cs="Times New Roman"/>
        </w:rPr>
        <w:t>and has a minimum of 0 and a maximum of 10 (</w:t>
      </w:r>
      <w:r w:rsidR="00706AD2" w:rsidRPr="009000CE">
        <w:rPr>
          <w:rFonts w:cs="Times New Roman"/>
        </w:rPr>
        <w:t>values lying out</w:t>
      </w:r>
      <w:r w:rsidR="00E1450A">
        <w:rPr>
          <w:rFonts w:cs="Times New Roman"/>
        </w:rPr>
        <w:t>side</w:t>
      </w:r>
      <w:r w:rsidR="00706AD2" w:rsidRPr="009000CE">
        <w:rPr>
          <w:rFonts w:cs="Times New Roman"/>
        </w:rPr>
        <w:t xml:space="preserve"> this range </w:t>
      </w:r>
      <w:r w:rsidR="00E24F39">
        <w:rPr>
          <w:rFonts w:cs="Times New Roman"/>
        </w:rPr>
        <w:t>are</w:t>
      </w:r>
      <w:r w:rsidR="00706AD2" w:rsidRPr="009000CE">
        <w:rPr>
          <w:rFonts w:cs="Times New Roman"/>
        </w:rPr>
        <w:t xml:space="preserve"> replace</w:t>
      </w:r>
      <w:r w:rsidR="005566A3" w:rsidRPr="009000CE">
        <w:rPr>
          <w:rFonts w:cs="Times New Roman"/>
        </w:rPr>
        <w:t>d</w:t>
      </w:r>
      <w:r w:rsidR="00706AD2" w:rsidRPr="009000CE">
        <w:rPr>
          <w:rFonts w:cs="Times New Roman"/>
        </w:rPr>
        <w:t xml:space="preserve"> by the minimum or maximum</w:t>
      </w:r>
      <w:r w:rsidR="00E02056">
        <w:rPr>
          <w:rFonts w:cs="Times New Roman"/>
        </w:rPr>
        <w:t>, whichever is closer</w:t>
      </w:r>
      <w:r w:rsidR="00741336" w:rsidRPr="009000CE">
        <w:rPr>
          <w:rFonts w:cs="Times New Roman"/>
        </w:rPr>
        <w:t>)</w:t>
      </w:r>
      <w:r w:rsidRPr="009000CE">
        <w:rPr>
          <w:rFonts w:cs="Times New Roman"/>
        </w:rPr>
        <w:t>.</w:t>
      </w:r>
    </w:p>
    <w:p w14:paraId="7939DC1F" w14:textId="5E71E5BA" w:rsidR="004C025A" w:rsidRPr="009000CE" w:rsidRDefault="00000000" w:rsidP="00567B8F">
      <w:pPr>
        <w:ind w:firstLine="720"/>
        <w:rPr>
          <w:rFonts w:cs="Times New Roman"/>
        </w:rPr>
      </w:pPr>
      <w:r w:rsidRPr="009000CE">
        <w:rPr>
          <w:rFonts w:cs="Times New Roman"/>
        </w:rPr>
        <w:t xml:space="preserve">Two additional </w:t>
      </w:r>
      <w:r w:rsidR="00054278">
        <w:rPr>
          <w:rFonts w:cs="Times New Roman"/>
        </w:rPr>
        <w:t xml:space="preserve">agent </w:t>
      </w:r>
      <w:r w:rsidRPr="009000CE">
        <w:rPr>
          <w:rFonts w:cs="Times New Roman"/>
        </w:rPr>
        <w:t xml:space="preserve">properties represent </w:t>
      </w:r>
      <w:r w:rsidR="00054278">
        <w:rPr>
          <w:rFonts w:cs="Times New Roman"/>
        </w:rPr>
        <w:t xml:space="preserve">their </w:t>
      </w:r>
      <w:r w:rsidRPr="009000CE">
        <w:rPr>
          <w:rFonts w:cs="Times New Roman"/>
        </w:rPr>
        <w:t xml:space="preserve">short-term mating preferences. First, each agent has a </w:t>
      </w:r>
      <w:r w:rsidR="004C267A">
        <w:rPr>
          <w:rFonts w:cs="Times New Roman"/>
        </w:rPr>
        <w:t xml:space="preserve">fixed </w:t>
      </w:r>
      <w:r w:rsidR="00557810" w:rsidRPr="009000CE">
        <w:rPr>
          <w:rFonts w:cs="Times New Roman"/>
        </w:rPr>
        <w:t>probability</w:t>
      </w:r>
      <w:r w:rsidR="00D0682E" w:rsidRPr="009000CE">
        <w:rPr>
          <w:rFonts w:cs="Times New Roman"/>
        </w:rPr>
        <w:t xml:space="preserve"> </w:t>
      </w:r>
      <w:r w:rsidR="003052CE">
        <w:rPr>
          <w:rFonts w:cs="Times New Roman"/>
        </w:rPr>
        <w:t>of</w:t>
      </w:r>
      <w:r w:rsidR="00D0682E" w:rsidRPr="009000CE">
        <w:rPr>
          <w:rFonts w:cs="Times New Roman"/>
        </w:rPr>
        <w:t xml:space="preserve"> engag</w:t>
      </w:r>
      <w:r w:rsidR="003052CE">
        <w:rPr>
          <w:rFonts w:cs="Times New Roman"/>
        </w:rPr>
        <w:t>ing</w:t>
      </w:r>
      <w:r w:rsidR="00D0682E" w:rsidRPr="009000CE">
        <w:rPr>
          <w:rFonts w:cs="Times New Roman"/>
        </w:rPr>
        <w:t xml:space="preserve"> in </w:t>
      </w:r>
      <w:r w:rsidRPr="009000CE">
        <w:rPr>
          <w:rFonts w:cs="Times New Roman"/>
        </w:rPr>
        <w:t>short-term mating</w:t>
      </w:r>
      <w:r w:rsidR="00DD50CE">
        <w:rPr>
          <w:rFonts w:cs="Times New Roman"/>
        </w:rPr>
        <w:t xml:space="preserve">. This is </w:t>
      </w:r>
      <w:r w:rsidR="00D84E55">
        <w:rPr>
          <w:rFonts w:cs="Times New Roman"/>
        </w:rPr>
        <w:t>represented</w:t>
      </w:r>
      <w:r w:rsidR="00DD50CE">
        <w:rPr>
          <w:rFonts w:cs="Times New Roman"/>
        </w:rPr>
        <w:t xml:space="preserve"> in the code by the variable</w:t>
      </w:r>
      <w:r w:rsidRPr="009000CE">
        <w:rPr>
          <w:rFonts w:cs="Times New Roman"/>
        </w:rPr>
        <w:t xml:space="preserve"> </w:t>
      </w:r>
      <w:r w:rsidR="007540F0">
        <w:rPr>
          <w:rFonts w:ascii="Courier New" w:hAnsi="Courier New" w:cs="Courier New"/>
          <w:i/>
          <w:iCs/>
          <w:highlight w:val="lightGray"/>
        </w:rPr>
        <w:t>willingness</w:t>
      </w:r>
      <w:r w:rsidR="002D32CF" w:rsidRPr="00054278">
        <w:rPr>
          <w:rFonts w:cs="Times New Roman"/>
        </w:rPr>
        <w:t>,</w:t>
      </w:r>
      <w:r w:rsidR="002D32CF" w:rsidRPr="009000CE">
        <w:rPr>
          <w:rFonts w:cs="Times New Roman"/>
        </w:rPr>
        <w:t xml:space="preserve"> </w:t>
      </w:r>
      <w:r w:rsidR="00DD50CE">
        <w:rPr>
          <w:rFonts w:cs="Times New Roman"/>
        </w:rPr>
        <w:t xml:space="preserve">and </w:t>
      </w:r>
      <w:r w:rsidR="00DD50CE" w:rsidRPr="00E1450A">
        <w:rPr>
          <w:rFonts w:cs="Times New Roman"/>
        </w:rPr>
        <w:t xml:space="preserve">is </w:t>
      </w:r>
      <w:r w:rsidR="002D32CF" w:rsidRPr="00E1450A">
        <w:rPr>
          <w:rFonts w:cs="Times New Roman"/>
        </w:rPr>
        <w:t>determined</w:t>
      </w:r>
      <w:r w:rsidRPr="00E1450A">
        <w:rPr>
          <w:rFonts w:cs="Times New Roman"/>
        </w:rPr>
        <w:t xml:space="preserve"> </w:t>
      </w:r>
      <w:r w:rsidR="006B7B00" w:rsidRPr="00E1450A">
        <w:rPr>
          <w:rFonts w:cs="Times New Roman"/>
        </w:rPr>
        <w:t xml:space="preserve">according to the agent’s sex </w:t>
      </w:r>
      <w:r w:rsidR="00DD50CE" w:rsidRPr="00E1450A">
        <w:rPr>
          <w:rFonts w:cs="Times New Roman"/>
        </w:rPr>
        <w:t>either by the</w:t>
      </w:r>
      <w:r w:rsidRPr="00E1450A">
        <w:rPr>
          <w:rFonts w:cs="Times New Roman"/>
        </w:rPr>
        <w:t xml:space="preserve"> </w:t>
      </w:r>
      <w:r w:rsidRPr="00E1450A">
        <w:rPr>
          <w:rFonts w:cs="Times New Roman"/>
          <w:b/>
        </w:rPr>
        <w:t>male-</w:t>
      </w:r>
      <w:r w:rsidR="007540F0" w:rsidRPr="00E1450A">
        <w:rPr>
          <w:rFonts w:cs="Times New Roman"/>
          <w:b/>
        </w:rPr>
        <w:t>willingness</w:t>
      </w:r>
      <w:r w:rsidRPr="00E1450A">
        <w:rPr>
          <w:rFonts w:cs="Times New Roman"/>
        </w:rPr>
        <w:t xml:space="preserve"> </w:t>
      </w:r>
      <w:r w:rsidR="00E02056" w:rsidRPr="00E1450A">
        <w:rPr>
          <w:rFonts w:cs="Times New Roman"/>
        </w:rPr>
        <w:t>slider or by the</w:t>
      </w:r>
      <w:r w:rsidRPr="00E1450A">
        <w:rPr>
          <w:rFonts w:cs="Times New Roman"/>
        </w:rPr>
        <w:t xml:space="preserve"> </w:t>
      </w:r>
      <w:r w:rsidRPr="00E1450A">
        <w:rPr>
          <w:rFonts w:cs="Times New Roman"/>
          <w:b/>
        </w:rPr>
        <w:t>female-</w:t>
      </w:r>
      <w:r w:rsidR="007540F0" w:rsidRPr="00E1450A">
        <w:rPr>
          <w:rFonts w:cs="Times New Roman"/>
          <w:b/>
        </w:rPr>
        <w:t>willingness</w:t>
      </w:r>
      <w:r w:rsidR="00E11DE4" w:rsidRPr="00E1450A">
        <w:rPr>
          <w:rFonts w:cs="Times New Roman"/>
          <w:bCs/>
        </w:rPr>
        <w:t xml:space="preserve"> </w:t>
      </w:r>
      <w:r w:rsidR="002D2D2D">
        <w:rPr>
          <w:rFonts w:cs="Times New Roman"/>
        </w:rPr>
        <w:t xml:space="preserve">slider </w:t>
      </w:r>
      <w:r w:rsidR="006B7B00" w:rsidRPr="00E1450A">
        <w:rPr>
          <w:rFonts w:cs="Times New Roman"/>
        </w:rPr>
        <w:t>on the model’s interface</w:t>
      </w:r>
      <w:r w:rsidR="00E02056" w:rsidRPr="00E1450A">
        <w:rPr>
          <w:rFonts w:cs="Times New Roman"/>
        </w:rPr>
        <w:t>.</w:t>
      </w:r>
      <w:r w:rsidRPr="00E1450A">
        <w:rPr>
          <w:rFonts w:cs="Times New Roman"/>
        </w:rPr>
        <w:t xml:space="preserve"> </w:t>
      </w:r>
      <w:r w:rsidR="00DD50CE" w:rsidRPr="00E1450A">
        <w:rPr>
          <w:rFonts w:cs="Times New Roman"/>
        </w:rPr>
        <w:t>This</w:t>
      </w:r>
      <w:r w:rsidR="00DD50CE">
        <w:rPr>
          <w:rFonts w:cs="Times New Roman"/>
        </w:rPr>
        <w:t xml:space="preserve"> variable captures an agent’s </w:t>
      </w:r>
      <w:r w:rsidR="00E11DE4">
        <w:rPr>
          <w:rFonts w:cs="Times New Roman"/>
        </w:rPr>
        <w:t xml:space="preserve">general </w:t>
      </w:r>
      <w:r w:rsidR="00DD50CE">
        <w:rPr>
          <w:rFonts w:cs="Times New Roman"/>
        </w:rPr>
        <w:t>“willingness” to engage in short-term mating</w:t>
      </w:r>
      <w:r w:rsidR="009F11F3">
        <w:rPr>
          <w:rFonts w:cs="Times New Roman"/>
        </w:rPr>
        <w:t>; the higher the value of this variable, the more generally willing an agent is to engage in short</w:t>
      </w:r>
      <w:r w:rsidR="00A11A67">
        <w:rPr>
          <w:rFonts w:cs="Times New Roman"/>
        </w:rPr>
        <w:t>-</w:t>
      </w:r>
      <w:r w:rsidR="009F11F3">
        <w:rPr>
          <w:rFonts w:cs="Times New Roman"/>
        </w:rPr>
        <w:t>t</w:t>
      </w:r>
      <w:r w:rsidR="006F5414">
        <w:rPr>
          <w:rFonts w:cs="Times New Roman"/>
        </w:rPr>
        <w:t>er</w:t>
      </w:r>
      <w:r w:rsidR="009F11F3">
        <w:rPr>
          <w:rFonts w:cs="Times New Roman"/>
        </w:rPr>
        <w:t xml:space="preserve">m mating. </w:t>
      </w:r>
      <w:r w:rsidRPr="009000CE">
        <w:rPr>
          <w:rFonts w:cs="Times New Roman"/>
        </w:rPr>
        <w:t xml:space="preserve">Second, each agent has a minimum </w:t>
      </w:r>
      <w:r w:rsidR="00E11DE4">
        <w:rPr>
          <w:rFonts w:cs="Times New Roman"/>
        </w:rPr>
        <w:t>desirability</w:t>
      </w:r>
      <w:r w:rsidRPr="009000CE">
        <w:rPr>
          <w:rFonts w:cs="Times New Roman"/>
        </w:rPr>
        <w:t xml:space="preserve"> standard for short-term mating</w:t>
      </w:r>
      <w:r w:rsidR="003E607E">
        <w:rPr>
          <w:rFonts w:cs="Times New Roman"/>
        </w:rPr>
        <w:t xml:space="preserve"> partners</w:t>
      </w:r>
      <w:r w:rsidRPr="009000CE">
        <w:rPr>
          <w:rFonts w:cs="Times New Roman"/>
        </w:rPr>
        <w:t>,</w:t>
      </w:r>
      <w:r w:rsidR="00D84E55">
        <w:rPr>
          <w:rFonts w:cs="Times New Roman"/>
        </w:rPr>
        <w:t xml:space="preserve"> represented by the variable</w:t>
      </w:r>
      <w:r w:rsidRPr="009000CE">
        <w:rPr>
          <w:rFonts w:cs="Times New Roman"/>
        </w:rPr>
        <w:t xml:space="preserve"> </w:t>
      </w:r>
      <w:r w:rsidR="009F11F3">
        <w:rPr>
          <w:rFonts w:ascii="Courier New" w:hAnsi="Courier New" w:cs="Courier New"/>
          <w:i/>
          <w:iCs/>
          <w:highlight w:val="lightGray"/>
        </w:rPr>
        <w:t>desirability</w:t>
      </w:r>
      <w:r w:rsidR="00E75CD4" w:rsidRPr="00054278">
        <w:rPr>
          <w:rFonts w:ascii="Courier New" w:hAnsi="Courier New" w:cs="Courier New"/>
          <w:i/>
          <w:iCs/>
          <w:highlight w:val="lightGray"/>
        </w:rPr>
        <w:t>-standard</w:t>
      </w:r>
      <w:r w:rsidR="00E11DE4">
        <w:rPr>
          <w:rFonts w:cs="Times New Roman"/>
        </w:rPr>
        <w:t>.</w:t>
      </w:r>
      <w:r w:rsidR="00D84E55">
        <w:rPr>
          <w:rFonts w:cs="Times New Roman"/>
        </w:rPr>
        <w:t xml:space="preserve">  Th</w:t>
      </w:r>
      <w:r w:rsidR="00E11DE4">
        <w:rPr>
          <w:rFonts w:cs="Times New Roman"/>
        </w:rPr>
        <w:t>is variable is</w:t>
      </w:r>
      <w:r w:rsidR="00E75CD4" w:rsidRPr="009000CE">
        <w:rPr>
          <w:rFonts w:cs="Times New Roman"/>
        </w:rPr>
        <w:t xml:space="preserve"> determined</w:t>
      </w:r>
      <w:r w:rsidRPr="009000CE">
        <w:rPr>
          <w:rFonts w:cs="Times New Roman"/>
        </w:rPr>
        <w:t xml:space="preserve"> </w:t>
      </w:r>
      <w:r w:rsidR="006B7B00">
        <w:rPr>
          <w:rFonts w:cs="Times New Roman"/>
        </w:rPr>
        <w:t xml:space="preserve">according to the agent’s sex </w:t>
      </w:r>
      <w:r w:rsidR="00E11DE4">
        <w:rPr>
          <w:rFonts w:cs="Times New Roman"/>
        </w:rPr>
        <w:t xml:space="preserve">either </w:t>
      </w:r>
      <w:r w:rsidRPr="009000CE">
        <w:rPr>
          <w:rFonts w:cs="Times New Roman"/>
        </w:rPr>
        <w:t>by</w:t>
      </w:r>
      <w:r w:rsidR="00202FAE">
        <w:rPr>
          <w:rFonts w:cs="Times New Roman"/>
        </w:rPr>
        <w:t xml:space="preserve"> the</w:t>
      </w:r>
      <w:r w:rsidRPr="009000CE">
        <w:rPr>
          <w:rFonts w:cs="Times New Roman"/>
        </w:rPr>
        <w:t xml:space="preserve"> </w:t>
      </w:r>
      <w:r w:rsidRPr="009000CE">
        <w:rPr>
          <w:rFonts w:cs="Times New Roman"/>
          <w:b/>
        </w:rPr>
        <w:t>male</w:t>
      </w:r>
      <w:r w:rsidR="007F3D6F" w:rsidRPr="009000CE">
        <w:rPr>
          <w:rFonts w:cs="Times New Roman"/>
          <w:b/>
        </w:rPr>
        <w:t>-</w:t>
      </w:r>
      <w:r w:rsidR="0088422F">
        <w:rPr>
          <w:rFonts w:cs="Times New Roman"/>
          <w:b/>
        </w:rPr>
        <w:t>desirability-</w:t>
      </w:r>
      <w:r w:rsidRPr="009000CE">
        <w:rPr>
          <w:rFonts w:cs="Times New Roman"/>
          <w:b/>
        </w:rPr>
        <w:t>standard</w:t>
      </w:r>
      <w:r w:rsidRPr="009000CE">
        <w:rPr>
          <w:rFonts w:cs="Times New Roman"/>
        </w:rPr>
        <w:t xml:space="preserve"> </w:t>
      </w:r>
      <w:r w:rsidR="00E11DE4">
        <w:rPr>
          <w:rFonts w:cs="Times New Roman"/>
        </w:rPr>
        <w:t>or</w:t>
      </w:r>
      <w:r w:rsidRPr="009000CE">
        <w:rPr>
          <w:rFonts w:cs="Times New Roman"/>
        </w:rPr>
        <w:t xml:space="preserve"> </w:t>
      </w:r>
      <w:r w:rsidRPr="009000CE">
        <w:rPr>
          <w:rFonts w:cs="Times New Roman"/>
          <w:b/>
        </w:rPr>
        <w:t>female-</w:t>
      </w:r>
      <w:r w:rsidR="0088422F">
        <w:rPr>
          <w:rFonts w:cs="Times New Roman"/>
          <w:b/>
        </w:rPr>
        <w:t>desirability-</w:t>
      </w:r>
      <w:r w:rsidRPr="009000CE">
        <w:rPr>
          <w:rFonts w:cs="Times New Roman"/>
          <w:b/>
        </w:rPr>
        <w:t>standard</w:t>
      </w:r>
      <w:r w:rsidR="00202FAE" w:rsidRPr="00202FAE">
        <w:rPr>
          <w:rFonts w:cs="Times New Roman"/>
          <w:bCs/>
        </w:rPr>
        <w:t xml:space="preserve"> slider</w:t>
      </w:r>
      <w:r w:rsidR="00E11DE4">
        <w:rPr>
          <w:rFonts w:cs="Times New Roman"/>
          <w:bCs/>
        </w:rPr>
        <w:t xml:space="preserve"> on the interface</w:t>
      </w:r>
      <w:r w:rsidRPr="009000CE">
        <w:rPr>
          <w:rFonts w:cs="Times New Roman"/>
        </w:rPr>
        <w:t>.</w:t>
      </w:r>
      <w:r w:rsidR="00E11DE4">
        <w:rPr>
          <w:rFonts w:cs="Times New Roman"/>
        </w:rPr>
        <w:t xml:space="preserve">  The higher the value of this standard, the higher a potential part</w:t>
      </w:r>
      <w:r w:rsidR="00C92F60">
        <w:rPr>
          <w:rFonts w:cs="Times New Roman"/>
        </w:rPr>
        <w:t xml:space="preserve">ner’s </w:t>
      </w:r>
      <w:r w:rsidR="00C92F60" w:rsidRPr="00EE5668">
        <w:rPr>
          <w:rFonts w:ascii="Courier New" w:hAnsi="Courier New" w:cs="Courier New"/>
          <w:i/>
          <w:iCs/>
          <w:highlight w:val="lightGray"/>
        </w:rPr>
        <w:t>desirability</w:t>
      </w:r>
      <w:r w:rsidR="00C92F60">
        <w:rPr>
          <w:rFonts w:cs="Times New Roman"/>
        </w:rPr>
        <w:t xml:space="preserve"> must be in order for the two to mate.  Note that in a given model run, all males have the same </w:t>
      </w:r>
      <w:r w:rsidR="007540F0">
        <w:rPr>
          <w:rFonts w:ascii="Courier New" w:hAnsi="Courier New" w:cs="Courier New"/>
          <w:i/>
          <w:iCs/>
          <w:highlight w:val="lightGray"/>
        </w:rPr>
        <w:t>willingness</w:t>
      </w:r>
      <w:r w:rsidR="00C92F60">
        <w:rPr>
          <w:rFonts w:cs="Times New Roman"/>
        </w:rPr>
        <w:t xml:space="preserve"> value and the same </w:t>
      </w:r>
      <w:r w:rsidR="007540F0">
        <w:rPr>
          <w:rFonts w:ascii="Courier New" w:hAnsi="Courier New" w:cs="Courier New"/>
          <w:i/>
          <w:iCs/>
          <w:highlight w:val="lightGray"/>
        </w:rPr>
        <w:t>desirability</w:t>
      </w:r>
      <w:r w:rsidR="00C92F60" w:rsidRPr="00054278">
        <w:rPr>
          <w:rFonts w:ascii="Courier New" w:hAnsi="Courier New" w:cs="Courier New"/>
          <w:i/>
          <w:iCs/>
          <w:highlight w:val="lightGray"/>
        </w:rPr>
        <w:t>-standard</w:t>
      </w:r>
      <w:r w:rsidR="00C92F60">
        <w:rPr>
          <w:rFonts w:cs="Times New Roman"/>
        </w:rPr>
        <w:t xml:space="preserve"> value.  </w:t>
      </w:r>
      <w:r w:rsidR="001D00A5">
        <w:rPr>
          <w:rFonts w:cs="Times New Roman"/>
        </w:rPr>
        <w:t>The same holds for</w:t>
      </w:r>
      <w:r w:rsidR="009A6EAE">
        <w:rPr>
          <w:rFonts w:cs="Times New Roman"/>
        </w:rPr>
        <w:t xml:space="preserve"> females</w:t>
      </w:r>
      <w:r w:rsidR="001D00A5">
        <w:rPr>
          <w:rFonts w:cs="Times New Roman"/>
        </w:rPr>
        <w:t xml:space="preserve">.  However, </w:t>
      </w:r>
      <w:r w:rsidR="009A6EAE">
        <w:rPr>
          <w:rFonts w:cs="Times New Roman"/>
        </w:rPr>
        <w:t>males and females may or may not have the same</w:t>
      </w:r>
      <w:r w:rsidR="001D00A5">
        <w:rPr>
          <w:rFonts w:cs="Times New Roman"/>
        </w:rPr>
        <w:t xml:space="preserve"> </w:t>
      </w:r>
      <w:r w:rsidR="009A6EAE">
        <w:rPr>
          <w:rFonts w:cs="Times New Roman"/>
        </w:rPr>
        <w:t>value</w:t>
      </w:r>
      <w:r w:rsidR="001D00A5">
        <w:rPr>
          <w:rFonts w:cs="Times New Roman"/>
        </w:rPr>
        <w:t>s as each other</w:t>
      </w:r>
      <w:r w:rsidR="009A6EAE">
        <w:rPr>
          <w:rFonts w:cs="Times New Roman"/>
        </w:rPr>
        <w:t xml:space="preserve">, depending on how the </w:t>
      </w:r>
      <w:r w:rsidR="001D00A5">
        <w:rPr>
          <w:rFonts w:cs="Times New Roman"/>
        </w:rPr>
        <w:t xml:space="preserve">associated </w:t>
      </w:r>
      <w:r w:rsidR="009A6EAE">
        <w:rPr>
          <w:rFonts w:cs="Times New Roman"/>
        </w:rPr>
        <w:t>sliders are set on</w:t>
      </w:r>
      <w:r w:rsidR="006F5414">
        <w:rPr>
          <w:rFonts w:cs="Times New Roman"/>
        </w:rPr>
        <w:t xml:space="preserve"> the</w:t>
      </w:r>
      <w:r w:rsidR="009A6EAE">
        <w:rPr>
          <w:rFonts w:cs="Times New Roman"/>
        </w:rPr>
        <w:t xml:space="preserve"> model’s interface.</w:t>
      </w:r>
    </w:p>
    <w:p w14:paraId="3BBE7F42" w14:textId="13454045" w:rsidR="004C025A" w:rsidRPr="009000CE" w:rsidRDefault="00000000" w:rsidP="00567B8F">
      <w:pPr>
        <w:ind w:firstLine="720"/>
        <w:rPr>
          <w:rFonts w:cs="Times New Roman"/>
        </w:rPr>
      </w:pPr>
      <w:r w:rsidRPr="009000CE">
        <w:rPr>
          <w:rFonts w:cs="Times New Roman"/>
        </w:rPr>
        <w:t xml:space="preserve">Finally, agents track </w:t>
      </w:r>
      <w:r w:rsidR="002D2D2D">
        <w:rPr>
          <w:rFonts w:cs="Times New Roman"/>
        </w:rPr>
        <w:t xml:space="preserve">their </w:t>
      </w:r>
      <w:r w:rsidRPr="009000CE">
        <w:rPr>
          <w:rFonts w:cs="Times New Roman"/>
        </w:rPr>
        <w:t xml:space="preserve">relationship status and mating history over time. </w:t>
      </w:r>
      <w:r w:rsidR="00AD77D8">
        <w:rPr>
          <w:rFonts w:cs="Times New Roman"/>
        </w:rPr>
        <w:t>A</w:t>
      </w:r>
      <w:r w:rsidRPr="009000CE">
        <w:rPr>
          <w:rFonts w:cs="Times New Roman"/>
        </w:rPr>
        <w:t>gents store whether they are currently in a long-term relationship</w:t>
      </w:r>
      <w:r w:rsidR="001B2D42" w:rsidRPr="009000CE">
        <w:rPr>
          <w:rFonts w:cs="Times New Roman"/>
        </w:rPr>
        <w:t xml:space="preserve"> (</w:t>
      </w:r>
      <w:r w:rsidR="001B2D42" w:rsidRPr="00202FAE">
        <w:rPr>
          <w:rFonts w:ascii="Courier New" w:hAnsi="Courier New" w:cs="Courier New"/>
          <w:i/>
          <w:iCs/>
          <w:highlight w:val="lightGray"/>
        </w:rPr>
        <w:t>coupled?</w:t>
      </w:r>
      <w:r w:rsidR="001B2D42" w:rsidRPr="009000CE">
        <w:rPr>
          <w:rFonts w:cs="Times New Roman"/>
        </w:rPr>
        <w:t>)</w:t>
      </w:r>
      <w:r w:rsidRPr="009000CE">
        <w:rPr>
          <w:rFonts w:cs="Times New Roman"/>
        </w:rPr>
        <w:t xml:space="preserve">, who their long-term partner </w:t>
      </w:r>
      <w:r w:rsidRPr="009000CE">
        <w:rPr>
          <w:rFonts w:cs="Times New Roman"/>
        </w:rPr>
        <w:lastRenderedPageBreak/>
        <w:t>is (if any</w:t>
      </w:r>
      <w:r w:rsidR="00202FAE">
        <w:rPr>
          <w:rFonts w:cs="Times New Roman"/>
        </w:rPr>
        <w:t xml:space="preserve">; </w:t>
      </w:r>
      <w:r w:rsidR="001B2D42" w:rsidRPr="00202FAE">
        <w:rPr>
          <w:rFonts w:ascii="Courier New" w:hAnsi="Courier New" w:cs="Courier New"/>
          <w:i/>
          <w:iCs/>
          <w:highlight w:val="lightGray"/>
        </w:rPr>
        <w:t>partner</w:t>
      </w:r>
      <w:r w:rsidR="001B2D42" w:rsidRPr="009000CE">
        <w:rPr>
          <w:rFonts w:cs="Times New Roman"/>
        </w:rPr>
        <w:t>)</w:t>
      </w:r>
      <w:r w:rsidRPr="009000CE">
        <w:rPr>
          <w:rFonts w:cs="Times New Roman"/>
        </w:rPr>
        <w:t>, and how many short-term encounters they have had</w:t>
      </w:r>
      <w:r w:rsidR="001B2D42" w:rsidRPr="009000CE">
        <w:rPr>
          <w:rFonts w:cs="Times New Roman"/>
        </w:rPr>
        <w:t xml:space="preserve"> (</w:t>
      </w:r>
      <w:r w:rsidR="001B2D42" w:rsidRPr="00202FAE">
        <w:rPr>
          <w:rFonts w:ascii="Courier New" w:hAnsi="Courier New" w:cs="Courier New"/>
          <w:i/>
          <w:iCs/>
          <w:highlight w:val="lightGray"/>
        </w:rPr>
        <w:t>short-term-count</w:t>
      </w:r>
      <w:r w:rsidR="001B2D42" w:rsidRPr="009000CE">
        <w:rPr>
          <w:rFonts w:cs="Times New Roman"/>
        </w:rPr>
        <w:t>)</w:t>
      </w:r>
      <w:r w:rsidRPr="009000CE">
        <w:rPr>
          <w:rFonts w:cs="Times New Roman"/>
        </w:rPr>
        <w:t>.</w:t>
      </w:r>
      <w:r w:rsidR="004A6034" w:rsidRPr="009000CE">
        <w:rPr>
          <w:rFonts w:cs="Times New Roman"/>
        </w:rPr>
        <w:t xml:space="preserve"> The key state variables are summarized in Table 1.</w:t>
      </w:r>
    </w:p>
    <w:p w14:paraId="1624D355" w14:textId="77777777" w:rsidR="004C025A" w:rsidRPr="00202FAE" w:rsidRDefault="00000000" w:rsidP="00202FAE">
      <w:pPr>
        <w:pStyle w:val="Heading2"/>
        <w:spacing w:before="0"/>
        <w:rPr>
          <w:rFonts w:ascii="Times New Roman" w:hAnsi="Times New Roman" w:cs="Times New Roman"/>
          <w:b/>
          <w:bCs w:val="0"/>
        </w:rPr>
      </w:pPr>
      <w:r w:rsidRPr="00202FAE">
        <w:rPr>
          <w:rFonts w:ascii="Times New Roman" w:hAnsi="Times New Roman" w:cs="Times New Roman"/>
          <w:b/>
          <w:bCs w:val="0"/>
        </w:rPr>
        <w:t>Agent Action</w:t>
      </w:r>
    </w:p>
    <w:p w14:paraId="1DCC1AE1" w14:textId="42ADCF74" w:rsidR="004C025A" w:rsidRPr="009000CE" w:rsidRDefault="00000000" w:rsidP="00567B8F">
      <w:pPr>
        <w:ind w:firstLine="720"/>
        <w:rPr>
          <w:rFonts w:cs="Times New Roman"/>
        </w:rPr>
      </w:pPr>
      <w:r w:rsidRPr="009000CE">
        <w:rPr>
          <w:rFonts w:cs="Times New Roman"/>
        </w:rPr>
        <w:t xml:space="preserve">On each tick, agents first determine whether they will move. Agents who are in a long-term relationship do not actively search (they stay in place), whereas single agents move stochastically within their allowed movement range. Movement is implemented by giving the agent a random heading and moving it forward by a random distance </w:t>
      </w:r>
      <w:r w:rsidR="00EA2B7A">
        <w:rPr>
          <w:rFonts w:cs="Times New Roman"/>
        </w:rPr>
        <w:t>between 0 and</w:t>
      </w:r>
      <w:r w:rsidR="00BD78C0">
        <w:rPr>
          <w:rFonts w:cs="Times New Roman"/>
        </w:rPr>
        <w:t xml:space="preserve"> </w:t>
      </w:r>
      <w:r w:rsidRPr="009000CE">
        <w:rPr>
          <w:rFonts w:cs="Times New Roman"/>
        </w:rPr>
        <w:t xml:space="preserve">half of the </w:t>
      </w:r>
      <w:r w:rsidRPr="00EA2B7A">
        <w:rPr>
          <w:rFonts w:cs="Times New Roman"/>
          <w:b/>
          <w:bCs/>
        </w:rPr>
        <w:t>movement</w:t>
      </w:r>
      <w:r w:rsidR="008C02C4">
        <w:rPr>
          <w:rFonts w:cs="Times New Roman"/>
          <w:b/>
          <w:bCs/>
        </w:rPr>
        <w:noBreakHyphen/>
      </w:r>
      <w:r w:rsidRPr="00EA2B7A">
        <w:rPr>
          <w:rFonts w:cs="Times New Roman"/>
          <w:b/>
          <w:bCs/>
        </w:rPr>
        <w:t>range</w:t>
      </w:r>
      <w:r w:rsidRPr="009000CE">
        <w:rPr>
          <w:rFonts w:cs="Times New Roman"/>
        </w:rPr>
        <w:t>. If the agent has wandered beyond its permitted range, it</w:t>
      </w:r>
      <w:r w:rsidR="00AD77D8">
        <w:rPr>
          <w:rFonts w:cs="Times New Roman"/>
        </w:rPr>
        <w:t>s</w:t>
      </w:r>
      <w:r w:rsidRPr="009000CE">
        <w:rPr>
          <w:rFonts w:cs="Times New Roman"/>
        </w:rPr>
        <w:t xml:space="preserve"> head</w:t>
      </w:r>
      <w:r w:rsidR="009120C3">
        <w:rPr>
          <w:rFonts w:cs="Times New Roman"/>
        </w:rPr>
        <w:t>ing</w:t>
      </w:r>
      <w:r w:rsidRPr="009000CE">
        <w:rPr>
          <w:rFonts w:cs="Times New Roman"/>
        </w:rPr>
        <w:t xml:space="preserve"> </w:t>
      </w:r>
      <w:r w:rsidR="00AD77D8">
        <w:rPr>
          <w:rFonts w:cs="Times New Roman"/>
        </w:rPr>
        <w:t>is set in the direction of</w:t>
      </w:r>
      <w:r w:rsidRPr="009000CE">
        <w:rPr>
          <w:rFonts w:cs="Times New Roman"/>
        </w:rPr>
        <w:t xml:space="preserve"> its </w:t>
      </w:r>
      <w:r w:rsidR="001F3625" w:rsidRPr="009000CE">
        <w:rPr>
          <w:rFonts w:cs="Times New Roman"/>
        </w:rPr>
        <w:t>birthplace</w:t>
      </w:r>
      <w:r w:rsidRPr="009000CE">
        <w:rPr>
          <w:rFonts w:cs="Times New Roman"/>
        </w:rPr>
        <w:t>.</w:t>
      </w:r>
    </w:p>
    <w:p w14:paraId="3A2FE9A7" w14:textId="010EB968" w:rsidR="004C025A" w:rsidRPr="009000CE" w:rsidRDefault="00BD78C0" w:rsidP="00567B8F">
      <w:pPr>
        <w:ind w:firstLine="720"/>
        <w:rPr>
          <w:rFonts w:cs="Times New Roman"/>
        </w:rPr>
      </w:pPr>
      <w:r w:rsidRPr="00341CF6">
        <w:rPr>
          <w:rFonts w:cs="Times New Roman"/>
        </w:rPr>
        <w:t xml:space="preserve">Also on each tick, each agent </w:t>
      </w:r>
      <w:r w:rsidR="0031167E" w:rsidRPr="00341CF6">
        <w:rPr>
          <w:rFonts w:cs="Times New Roman"/>
        </w:rPr>
        <w:t>sets i</w:t>
      </w:r>
      <w:r w:rsidR="0031167E">
        <w:rPr>
          <w:rFonts w:cs="Times New Roman"/>
        </w:rPr>
        <w:t>ts</w:t>
      </w:r>
      <w:r w:rsidR="0032084A" w:rsidRPr="009000CE">
        <w:rPr>
          <w:rFonts w:cs="Times New Roman"/>
        </w:rPr>
        <w:t xml:space="preserve"> </w:t>
      </w:r>
      <w:r w:rsidRPr="009000CE">
        <w:rPr>
          <w:rFonts w:cs="Times New Roman"/>
        </w:rPr>
        <w:t xml:space="preserve">short-term mating </w:t>
      </w:r>
      <w:r w:rsidR="0032084A" w:rsidRPr="009000CE">
        <w:rPr>
          <w:rFonts w:cs="Times New Roman"/>
        </w:rPr>
        <w:t>preference</w:t>
      </w:r>
      <w:r w:rsidRPr="009000CE">
        <w:rPr>
          <w:rFonts w:cs="Times New Roman"/>
        </w:rPr>
        <w:t xml:space="preserve">. </w:t>
      </w:r>
      <w:r w:rsidR="00907005" w:rsidRPr="009000CE">
        <w:rPr>
          <w:rFonts w:cs="Times New Roman"/>
        </w:rPr>
        <w:t xml:space="preserve">The Boolean variable </w:t>
      </w:r>
      <w:r w:rsidR="00907005" w:rsidRPr="0031167E">
        <w:rPr>
          <w:rFonts w:ascii="Courier New" w:hAnsi="Courier New" w:cs="Courier New"/>
          <w:i/>
          <w:iCs/>
          <w:highlight w:val="lightGray"/>
        </w:rPr>
        <w:t>short-term-mate?</w:t>
      </w:r>
      <w:r w:rsidR="00907005" w:rsidRPr="009000CE">
        <w:rPr>
          <w:rFonts w:cs="Times New Roman"/>
        </w:rPr>
        <w:t xml:space="preserve"> indicates </w:t>
      </w:r>
      <w:r w:rsidR="0031167E">
        <w:rPr>
          <w:rFonts w:cs="Times New Roman"/>
        </w:rPr>
        <w:t>whether</w:t>
      </w:r>
      <w:r w:rsidR="00907005" w:rsidRPr="009000CE">
        <w:rPr>
          <w:rFonts w:cs="Times New Roman"/>
        </w:rPr>
        <w:t xml:space="preserve"> it is willing to engage in a short-term encounter during th</w:t>
      </w:r>
      <w:r w:rsidR="005C5EFF">
        <w:rPr>
          <w:rFonts w:cs="Times New Roman"/>
        </w:rPr>
        <w:t>e current</w:t>
      </w:r>
      <w:r w:rsidR="00907005" w:rsidRPr="009000CE">
        <w:rPr>
          <w:rFonts w:cs="Times New Roman"/>
        </w:rPr>
        <w:t xml:space="preserve"> tick. </w:t>
      </w:r>
      <w:r w:rsidR="008C02C4">
        <w:rPr>
          <w:rFonts w:cs="Times New Roman"/>
        </w:rPr>
        <w:t>An</w:t>
      </w:r>
      <w:r w:rsidR="008C02C4" w:rsidRPr="009000CE">
        <w:rPr>
          <w:rFonts w:cs="Times New Roman"/>
        </w:rPr>
        <w:t xml:space="preserve"> agent sets this variable to </w:t>
      </w:r>
      <w:r w:rsidR="008C02C4">
        <w:rPr>
          <w:rFonts w:cs="Times New Roman"/>
        </w:rPr>
        <w:t xml:space="preserve">“true” </w:t>
      </w:r>
      <w:r w:rsidR="0031167E">
        <w:rPr>
          <w:rFonts w:cs="Times New Roman"/>
        </w:rPr>
        <w:t>w</w:t>
      </w:r>
      <w:r w:rsidRPr="009000CE">
        <w:rPr>
          <w:rFonts w:cs="Times New Roman"/>
        </w:rPr>
        <w:t xml:space="preserve">ith </w:t>
      </w:r>
      <w:r w:rsidR="00665AE1">
        <w:rPr>
          <w:rFonts w:cs="Times New Roman"/>
        </w:rPr>
        <w:t>a</w:t>
      </w:r>
      <w:r w:rsidR="0031167E">
        <w:rPr>
          <w:rFonts w:cs="Times New Roman"/>
        </w:rPr>
        <w:t xml:space="preserve"> </w:t>
      </w:r>
      <w:r w:rsidRPr="009000CE">
        <w:rPr>
          <w:rFonts w:cs="Times New Roman"/>
        </w:rPr>
        <w:t xml:space="preserve">probability given by its </w:t>
      </w:r>
      <w:r w:rsidR="006B7B00">
        <w:rPr>
          <w:rFonts w:ascii="Courier New" w:hAnsi="Courier New" w:cs="Courier New"/>
          <w:i/>
          <w:iCs/>
          <w:highlight w:val="lightGray"/>
        </w:rPr>
        <w:t>willingness</w:t>
      </w:r>
      <w:r w:rsidR="0031167E">
        <w:rPr>
          <w:rFonts w:cs="Times New Roman"/>
        </w:rPr>
        <w:t xml:space="preserve"> variable</w:t>
      </w:r>
      <w:r w:rsidRPr="009000CE">
        <w:rPr>
          <w:rFonts w:cs="Times New Roman"/>
        </w:rPr>
        <w:t xml:space="preserve">. This captures the idea that even </w:t>
      </w:r>
      <w:r w:rsidR="001D00A5">
        <w:rPr>
          <w:rFonts w:cs="Times New Roman"/>
        </w:rPr>
        <w:t>someone</w:t>
      </w:r>
      <w:r w:rsidR="005C5EFF">
        <w:rPr>
          <w:rFonts w:cs="Times New Roman"/>
        </w:rPr>
        <w:t xml:space="preserve"> </w:t>
      </w:r>
      <w:r w:rsidR="00665AE1">
        <w:rPr>
          <w:rFonts w:cs="Times New Roman"/>
        </w:rPr>
        <w:t>who</w:t>
      </w:r>
      <w:r w:rsidR="005C5EFF">
        <w:rPr>
          <w:rFonts w:cs="Times New Roman"/>
        </w:rPr>
        <w:t xml:space="preserve"> is </w:t>
      </w:r>
      <w:r w:rsidR="009120C3">
        <w:rPr>
          <w:rFonts w:cs="Times New Roman"/>
        </w:rPr>
        <w:t>usually</w:t>
      </w:r>
      <w:r w:rsidRPr="009000CE">
        <w:rPr>
          <w:rFonts w:cs="Times New Roman"/>
        </w:rPr>
        <w:t xml:space="preserve"> </w:t>
      </w:r>
      <w:r w:rsidR="005C5EFF">
        <w:rPr>
          <w:rFonts w:cs="Times New Roman"/>
        </w:rPr>
        <w:t>very willing to participate in short-term mating</w:t>
      </w:r>
      <w:r w:rsidRPr="009000CE">
        <w:rPr>
          <w:rFonts w:cs="Times New Roman"/>
        </w:rPr>
        <w:t xml:space="preserve"> </w:t>
      </w:r>
      <w:r w:rsidR="00341CF6">
        <w:rPr>
          <w:rFonts w:cs="Times New Roman"/>
        </w:rPr>
        <w:t>may</w:t>
      </w:r>
      <w:r w:rsidRPr="009000CE">
        <w:rPr>
          <w:rFonts w:cs="Times New Roman"/>
        </w:rPr>
        <w:t xml:space="preserve"> not </w:t>
      </w:r>
      <w:r w:rsidR="001D00A5">
        <w:rPr>
          <w:rFonts w:cs="Times New Roman"/>
        </w:rPr>
        <w:t>pursue</w:t>
      </w:r>
      <w:r w:rsidRPr="009000CE">
        <w:rPr>
          <w:rFonts w:cs="Times New Roman"/>
        </w:rPr>
        <w:t xml:space="preserve"> </w:t>
      </w:r>
      <w:r w:rsidR="00AD6088" w:rsidRPr="009000CE">
        <w:rPr>
          <w:rFonts w:cs="Times New Roman"/>
        </w:rPr>
        <w:t>every short-term mating</w:t>
      </w:r>
      <w:r w:rsidRPr="009000CE">
        <w:rPr>
          <w:rFonts w:cs="Times New Roman"/>
        </w:rPr>
        <w:t xml:space="preserve"> opportunity.</w:t>
      </w:r>
    </w:p>
    <w:p w14:paraId="5B23832F" w14:textId="77777777" w:rsidR="004C025A" w:rsidRPr="00341CF6" w:rsidRDefault="00000000" w:rsidP="00341CF6">
      <w:pPr>
        <w:pStyle w:val="Heading2"/>
        <w:spacing w:before="0"/>
        <w:rPr>
          <w:rFonts w:ascii="Times New Roman" w:hAnsi="Times New Roman" w:cs="Times New Roman"/>
          <w:b/>
          <w:bCs w:val="0"/>
        </w:rPr>
      </w:pPr>
      <w:r w:rsidRPr="00665AE1">
        <w:rPr>
          <w:rFonts w:ascii="Times New Roman" w:hAnsi="Times New Roman" w:cs="Times New Roman"/>
          <w:b/>
          <w:bCs w:val="0"/>
        </w:rPr>
        <w:t>Agent Interaction and Decision Rules</w:t>
      </w:r>
    </w:p>
    <w:p w14:paraId="16016BB8" w14:textId="0FBFF76A" w:rsidR="0029504B" w:rsidRPr="009000CE" w:rsidRDefault="00000000" w:rsidP="00567B8F">
      <w:pPr>
        <w:ind w:firstLine="720"/>
        <w:rPr>
          <w:rFonts w:cs="Times New Roman"/>
        </w:rPr>
      </w:pPr>
      <w:r w:rsidRPr="009000CE">
        <w:rPr>
          <w:rFonts w:cs="Times New Roman"/>
        </w:rPr>
        <w:t>In this model, an “interaction” is a highly stylized event</w:t>
      </w:r>
      <w:r w:rsidR="0029504B">
        <w:rPr>
          <w:rFonts w:cs="Times New Roman"/>
        </w:rPr>
        <w:t xml:space="preserve">.  It </w:t>
      </w:r>
      <w:r w:rsidR="00862A3D">
        <w:rPr>
          <w:rFonts w:cs="Times New Roman"/>
        </w:rPr>
        <w:t>entail</w:t>
      </w:r>
      <w:r w:rsidR="0029504B">
        <w:rPr>
          <w:rFonts w:cs="Times New Roman"/>
        </w:rPr>
        <w:t>s</w:t>
      </w:r>
      <w:r w:rsidRPr="009000CE">
        <w:rPr>
          <w:rFonts w:cs="Times New Roman"/>
        </w:rPr>
        <w:t xml:space="preserve"> an agent </w:t>
      </w:r>
      <w:r w:rsidR="0029504B">
        <w:rPr>
          <w:rFonts w:cs="Times New Roman"/>
        </w:rPr>
        <w:t>choosing</w:t>
      </w:r>
      <w:r w:rsidRPr="009000CE">
        <w:rPr>
          <w:rFonts w:cs="Times New Roman"/>
        </w:rPr>
        <w:t xml:space="preserve"> </w:t>
      </w:r>
      <w:r w:rsidR="0029504B">
        <w:rPr>
          <w:rFonts w:cs="Times New Roman"/>
        </w:rPr>
        <w:t>a</w:t>
      </w:r>
      <w:r w:rsidRPr="009000CE">
        <w:rPr>
          <w:rFonts w:cs="Times New Roman"/>
        </w:rPr>
        <w:t xml:space="preserve"> potential partner </w:t>
      </w:r>
      <w:r w:rsidR="0029504B">
        <w:rPr>
          <w:rFonts w:cs="Times New Roman"/>
        </w:rPr>
        <w:t xml:space="preserve">from </w:t>
      </w:r>
      <w:r w:rsidRPr="009000CE">
        <w:rPr>
          <w:rFonts w:cs="Times New Roman"/>
        </w:rPr>
        <w:t xml:space="preserve">among the </w:t>
      </w:r>
      <w:r w:rsidR="0029504B">
        <w:rPr>
          <w:rFonts w:cs="Times New Roman"/>
        </w:rPr>
        <w:t xml:space="preserve">other </w:t>
      </w:r>
      <w:r w:rsidRPr="009000CE">
        <w:rPr>
          <w:rFonts w:cs="Times New Roman"/>
        </w:rPr>
        <w:t xml:space="preserve">agents currently located on the same patch, </w:t>
      </w:r>
      <w:r w:rsidR="0029504B">
        <w:rPr>
          <w:rFonts w:cs="Times New Roman"/>
        </w:rPr>
        <w:t xml:space="preserve">both the agent and the </w:t>
      </w:r>
      <w:r w:rsidR="00CC70B5">
        <w:rPr>
          <w:rFonts w:cs="Times New Roman"/>
        </w:rPr>
        <w:t xml:space="preserve">potential </w:t>
      </w:r>
      <w:r w:rsidR="0029504B">
        <w:rPr>
          <w:rFonts w:cs="Times New Roman"/>
        </w:rPr>
        <w:t xml:space="preserve">partner </w:t>
      </w:r>
      <w:r w:rsidRPr="009000CE">
        <w:rPr>
          <w:rFonts w:cs="Times New Roman"/>
        </w:rPr>
        <w:t>check</w:t>
      </w:r>
      <w:r w:rsidR="0029504B">
        <w:rPr>
          <w:rFonts w:cs="Times New Roman"/>
        </w:rPr>
        <w:t>ing</w:t>
      </w:r>
      <w:r w:rsidR="00862A3D">
        <w:rPr>
          <w:rFonts w:cs="Times New Roman"/>
        </w:rPr>
        <w:t xml:space="preserve"> to see</w:t>
      </w:r>
      <w:r w:rsidRPr="009000CE">
        <w:rPr>
          <w:rFonts w:cs="Times New Roman"/>
        </w:rPr>
        <w:t xml:space="preserve"> whether the </w:t>
      </w:r>
      <w:r w:rsidR="0029504B">
        <w:rPr>
          <w:rFonts w:cs="Times New Roman"/>
        </w:rPr>
        <w:t>other</w:t>
      </w:r>
      <w:r w:rsidRPr="009000CE">
        <w:rPr>
          <w:rFonts w:cs="Times New Roman"/>
        </w:rPr>
        <w:t xml:space="preserve"> meets its </w:t>
      </w:r>
      <w:r w:rsidR="00B06209">
        <w:rPr>
          <w:rFonts w:cs="Times New Roman"/>
        </w:rPr>
        <w:t xml:space="preserve">desirability </w:t>
      </w:r>
      <w:r w:rsidRPr="009000CE">
        <w:rPr>
          <w:rFonts w:cs="Times New Roman"/>
        </w:rPr>
        <w:t>standard</w:t>
      </w:r>
      <w:r w:rsidR="00DD0AF6">
        <w:rPr>
          <w:rFonts w:cs="Times New Roman"/>
        </w:rPr>
        <w:t xml:space="preserve"> for short-term </w:t>
      </w:r>
      <w:r w:rsidR="003E607E">
        <w:rPr>
          <w:rFonts w:cs="Times New Roman"/>
        </w:rPr>
        <w:t>mating partners</w:t>
      </w:r>
      <w:r w:rsidRPr="009000CE">
        <w:rPr>
          <w:rFonts w:cs="Times New Roman"/>
        </w:rPr>
        <w:t>, and then</w:t>
      </w:r>
      <w:r w:rsidR="0029504B">
        <w:rPr>
          <w:rFonts w:cs="Times New Roman"/>
        </w:rPr>
        <w:t>,</w:t>
      </w:r>
      <w:r w:rsidRPr="009000CE">
        <w:rPr>
          <w:rFonts w:cs="Times New Roman"/>
        </w:rPr>
        <w:t xml:space="preserve"> if </w:t>
      </w:r>
      <w:r w:rsidR="0029504B">
        <w:rPr>
          <w:rFonts w:cs="Times New Roman"/>
        </w:rPr>
        <w:t>both are willing to mate,</w:t>
      </w:r>
      <w:r w:rsidRPr="009000CE">
        <w:rPr>
          <w:rFonts w:cs="Times New Roman"/>
        </w:rPr>
        <w:t xml:space="preserve"> record</w:t>
      </w:r>
      <w:r w:rsidR="0029504B">
        <w:rPr>
          <w:rFonts w:cs="Times New Roman"/>
        </w:rPr>
        <w:t>ing</w:t>
      </w:r>
      <w:r w:rsidRPr="009000CE">
        <w:rPr>
          <w:rFonts w:cs="Times New Roman"/>
        </w:rPr>
        <w:t xml:space="preserve"> the encounter</w:t>
      </w:r>
      <w:r w:rsidR="00DD0AF6">
        <w:rPr>
          <w:rFonts w:cs="Times New Roman"/>
        </w:rPr>
        <w:t xml:space="preserve"> as </w:t>
      </w:r>
      <w:r w:rsidR="00C92A0C">
        <w:rPr>
          <w:rFonts w:cs="Times New Roman"/>
        </w:rPr>
        <w:t xml:space="preserve">an instance of </w:t>
      </w:r>
      <w:r w:rsidR="00DD0AF6">
        <w:rPr>
          <w:rFonts w:cs="Times New Roman"/>
        </w:rPr>
        <w:t>short-term mating</w:t>
      </w:r>
      <w:r w:rsidRPr="009000CE">
        <w:rPr>
          <w:rFonts w:cs="Times New Roman"/>
        </w:rPr>
        <w:t>.</w:t>
      </w:r>
    </w:p>
    <w:p w14:paraId="1A14B102" w14:textId="1455FD93" w:rsidR="004C025A" w:rsidRPr="009000CE" w:rsidRDefault="00000000" w:rsidP="00D26871">
      <w:pPr>
        <w:ind w:firstLine="720"/>
        <w:rPr>
          <w:rFonts w:cs="Times New Roman"/>
        </w:rPr>
      </w:pPr>
      <w:r w:rsidRPr="009000CE">
        <w:rPr>
          <w:rFonts w:cs="Times New Roman"/>
        </w:rPr>
        <w:t xml:space="preserve">Heterosexual encounters are initiated by </w:t>
      </w:r>
      <w:r w:rsidR="00F74256" w:rsidRPr="009000CE">
        <w:rPr>
          <w:rFonts w:cs="Times New Roman"/>
        </w:rPr>
        <w:t xml:space="preserve">male </w:t>
      </w:r>
      <w:r w:rsidR="00253891">
        <w:rPr>
          <w:rFonts w:cs="Times New Roman"/>
        </w:rPr>
        <w:t>and</w:t>
      </w:r>
      <w:r w:rsidR="00F74256" w:rsidRPr="009000CE">
        <w:rPr>
          <w:rFonts w:cs="Times New Roman"/>
        </w:rPr>
        <w:t xml:space="preserve"> </w:t>
      </w:r>
      <w:r w:rsidRPr="009000CE">
        <w:rPr>
          <w:rFonts w:cs="Times New Roman"/>
        </w:rPr>
        <w:t>female agents</w:t>
      </w:r>
      <w:r w:rsidR="00F74256" w:rsidRPr="009000CE">
        <w:rPr>
          <w:rFonts w:cs="Times New Roman"/>
        </w:rPr>
        <w:t xml:space="preserve"> with equal probability</w:t>
      </w:r>
      <w:r w:rsidR="00D26871">
        <w:rPr>
          <w:rFonts w:cs="Times New Roman"/>
        </w:rPr>
        <w:t xml:space="preserve">, with the restriction that </w:t>
      </w:r>
      <w:r w:rsidR="005F59C2">
        <w:rPr>
          <w:rFonts w:cs="Times New Roman"/>
        </w:rPr>
        <w:t>o</w:t>
      </w:r>
      <w:r w:rsidR="00F559DB">
        <w:rPr>
          <w:rFonts w:cs="Times New Roman"/>
        </w:rPr>
        <w:t xml:space="preserve">n any given tick, </w:t>
      </w:r>
      <w:r w:rsidR="005F59C2">
        <w:rPr>
          <w:rFonts w:cs="Times New Roman"/>
        </w:rPr>
        <w:t xml:space="preserve">either all of the males or all of the females are initiators.  </w:t>
      </w:r>
      <w:r w:rsidRPr="009000CE">
        <w:rPr>
          <w:rFonts w:cs="Times New Roman"/>
        </w:rPr>
        <w:t>After mov</w:t>
      </w:r>
      <w:r w:rsidR="003532C9">
        <w:rPr>
          <w:rFonts w:cs="Times New Roman"/>
        </w:rPr>
        <w:t>ing</w:t>
      </w:r>
      <w:r w:rsidRPr="009000CE">
        <w:rPr>
          <w:rFonts w:cs="Times New Roman"/>
        </w:rPr>
        <w:t xml:space="preserve">, each </w:t>
      </w:r>
      <w:r w:rsidR="00273B1D">
        <w:rPr>
          <w:rFonts w:cs="Times New Roman"/>
        </w:rPr>
        <w:t>initiat</w:t>
      </w:r>
      <w:r w:rsidR="00D26871">
        <w:rPr>
          <w:rFonts w:cs="Times New Roman"/>
        </w:rPr>
        <w:t>or</w:t>
      </w:r>
      <w:r w:rsidRPr="009000CE">
        <w:rPr>
          <w:rFonts w:cs="Times New Roman"/>
        </w:rPr>
        <w:t xml:space="preserve"> checks whether any </w:t>
      </w:r>
      <w:r w:rsidR="00A652E2" w:rsidRPr="009000CE">
        <w:rPr>
          <w:rFonts w:cs="Times New Roman"/>
        </w:rPr>
        <w:t xml:space="preserve">other agents </w:t>
      </w:r>
      <w:r w:rsidR="00253891">
        <w:rPr>
          <w:rFonts w:cs="Times New Roman"/>
        </w:rPr>
        <w:t>of</w:t>
      </w:r>
      <w:r w:rsidR="00A652E2" w:rsidRPr="009000CE">
        <w:rPr>
          <w:rFonts w:cs="Times New Roman"/>
        </w:rPr>
        <w:t xml:space="preserve"> the opposite sex</w:t>
      </w:r>
      <w:r w:rsidRPr="009000CE">
        <w:rPr>
          <w:rFonts w:cs="Times New Roman"/>
        </w:rPr>
        <w:t xml:space="preserve"> are </w:t>
      </w:r>
      <w:r w:rsidRPr="009000CE">
        <w:rPr>
          <w:rFonts w:cs="Times New Roman"/>
        </w:rPr>
        <w:lastRenderedPageBreak/>
        <w:t xml:space="preserve">present on </w:t>
      </w:r>
      <w:r w:rsidR="00A652E2" w:rsidRPr="009000CE">
        <w:rPr>
          <w:rFonts w:cs="Times New Roman"/>
        </w:rPr>
        <w:t>their</w:t>
      </w:r>
      <w:r w:rsidR="00B11D62">
        <w:rPr>
          <w:rFonts w:cs="Times New Roman"/>
        </w:rPr>
        <w:t xml:space="preserve"> current </w:t>
      </w:r>
      <w:r w:rsidRPr="009000CE">
        <w:rPr>
          <w:rFonts w:cs="Times New Roman"/>
        </w:rPr>
        <w:t>patch.</w:t>
      </w:r>
      <w:r w:rsidR="00B11D62">
        <w:rPr>
          <w:rFonts w:cs="Times New Roman"/>
        </w:rPr>
        <w:t xml:space="preserve">  If none are present, nothing happens.  But if one or more </w:t>
      </w:r>
      <w:r w:rsidR="00D26871">
        <w:rPr>
          <w:rFonts w:cs="Times New Roman"/>
        </w:rPr>
        <w:t>are</w:t>
      </w:r>
      <w:r w:rsidR="00B11D62">
        <w:rPr>
          <w:rFonts w:cs="Times New Roman"/>
        </w:rPr>
        <w:t xml:space="preserve"> present</w:t>
      </w:r>
      <w:r w:rsidRPr="009000CE">
        <w:rPr>
          <w:rFonts w:cs="Times New Roman"/>
        </w:rPr>
        <w:t xml:space="preserve">, </w:t>
      </w:r>
      <w:r w:rsidR="00523FB4" w:rsidRPr="009000CE">
        <w:rPr>
          <w:rFonts w:cs="Times New Roman"/>
        </w:rPr>
        <w:t>they</w:t>
      </w:r>
      <w:r w:rsidRPr="009000CE">
        <w:rPr>
          <w:rFonts w:cs="Times New Roman"/>
        </w:rPr>
        <w:t xml:space="preserve"> select one </w:t>
      </w:r>
      <w:r w:rsidR="00996907" w:rsidRPr="009000CE">
        <w:rPr>
          <w:rFonts w:cs="Times New Roman"/>
        </w:rPr>
        <w:t>of them</w:t>
      </w:r>
      <w:r w:rsidRPr="009000CE">
        <w:rPr>
          <w:rFonts w:cs="Times New Roman"/>
        </w:rPr>
        <w:t xml:space="preserve"> at random as a candidate short-term partner. A short-term</w:t>
      </w:r>
      <w:r w:rsidR="00C92A0C">
        <w:rPr>
          <w:rFonts w:cs="Times New Roman"/>
        </w:rPr>
        <w:t xml:space="preserve"> mating</w:t>
      </w:r>
      <w:r w:rsidRPr="009000CE">
        <w:rPr>
          <w:rFonts w:cs="Times New Roman"/>
        </w:rPr>
        <w:t xml:space="preserve"> encounter occurs if and only if three conditions are met: (a) the female’s desirability is at or above the male’s </w:t>
      </w:r>
      <w:r w:rsidR="001D00A5">
        <w:rPr>
          <w:rFonts w:cs="Times New Roman"/>
        </w:rPr>
        <w:t xml:space="preserve">desirability </w:t>
      </w:r>
      <w:r w:rsidRPr="009000CE">
        <w:rPr>
          <w:rFonts w:cs="Times New Roman"/>
        </w:rPr>
        <w:t xml:space="preserve">standard, (b) the male’s desirability is at or above the female’s </w:t>
      </w:r>
      <w:r w:rsidR="001D00A5">
        <w:rPr>
          <w:rFonts w:cs="Times New Roman"/>
        </w:rPr>
        <w:t xml:space="preserve">desirability </w:t>
      </w:r>
      <w:r w:rsidRPr="009000CE">
        <w:rPr>
          <w:rFonts w:cs="Times New Roman"/>
        </w:rPr>
        <w:t>standard, and (c) both agents</w:t>
      </w:r>
      <w:r w:rsidR="008E2616">
        <w:rPr>
          <w:rFonts w:cs="Times New Roman"/>
        </w:rPr>
        <w:t xml:space="preserve"> are willing to engage in short-term mating </w:t>
      </w:r>
      <w:r w:rsidR="003C0B62">
        <w:rPr>
          <w:rFonts w:cs="Times New Roman"/>
        </w:rPr>
        <w:t>on that tick</w:t>
      </w:r>
      <w:r w:rsidR="008E2616">
        <w:rPr>
          <w:rFonts w:cs="Times New Roman"/>
        </w:rPr>
        <w:t xml:space="preserve"> (i.e., </w:t>
      </w:r>
      <w:r w:rsidR="003C0B62">
        <w:rPr>
          <w:rFonts w:cs="Times New Roman"/>
        </w:rPr>
        <w:t>their</w:t>
      </w:r>
      <w:r w:rsidRPr="009000CE">
        <w:rPr>
          <w:rFonts w:cs="Times New Roman"/>
        </w:rPr>
        <w:t xml:space="preserve"> </w:t>
      </w:r>
      <w:r w:rsidR="00976886" w:rsidRPr="00253891">
        <w:rPr>
          <w:rFonts w:ascii="Courier New" w:hAnsi="Courier New" w:cs="Courier New"/>
          <w:i/>
          <w:iCs/>
          <w:highlight w:val="lightGray"/>
        </w:rPr>
        <w:t>short-term-mate?</w:t>
      </w:r>
      <w:r w:rsidR="00976886" w:rsidRPr="009000CE">
        <w:rPr>
          <w:rFonts w:cs="Times New Roman"/>
        </w:rPr>
        <w:t xml:space="preserve"> variable</w:t>
      </w:r>
      <w:r w:rsidR="003C0B62">
        <w:rPr>
          <w:rFonts w:cs="Times New Roman"/>
        </w:rPr>
        <w:t>s</w:t>
      </w:r>
      <w:r w:rsidR="00976886" w:rsidRPr="009000CE">
        <w:rPr>
          <w:rFonts w:cs="Times New Roman"/>
        </w:rPr>
        <w:t xml:space="preserve"> </w:t>
      </w:r>
      <w:r w:rsidR="003C0B62">
        <w:rPr>
          <w:rFonts w:cs="Times New Roman"/>
        </w:rPr>
        <w:t xml:space="preserve">both </w:t>
      </w:r>
      <w:r w:rsidR="00976886" w:rsidRPr="009000CE">
        <w:rPr>
          <w:rFonts w:cs="Times New Roman"/>
        </w:rPr>
        <w:t>ha</w:t>
      </w:r>
      <w:r w:rsidR="003C0B62">
        <w:rPr>
          <w:rFonts w:cs="Times New Roman"/>
        </w:rPr>
        <w:t>ve</w:t>
      </w:r>
      <w:r w:rsidR="00976886" w:rsidRPr="009000CE">
        <w:rPr>
          <w:rFonts w:cs="Times New Roman"/>
        </w:rPr>
        <w:t xml:space="preserve"> </w:t>
      </w:r>
      <w:r w:rsidR="0052169D">
        <w:rPr>
          <w:rFonts w:cs="Times New Roman"/>
        </w:rPr>
        <w:t>been set to</w:t>
      </w:r>
      <w:r w:rsidRPr="009000CE">
        <w:rPr>
          <w:rFonts w:cs="Times New Roman"/>
        </w:rPr>
        <w:t xml:space="preserve"> </w:t>
      </w:r>
      <w:r w:rsidR="00253891">
        <w:rPr>
          <w:rFonts w:cs="Times New Roman"/>
        </w:rPr>
        <w:t>“true”</w:t>
      </w:r>
      <w:r w:rsidR="003C0B62">
        <w:rPr>
          <w:rFonts w:cs="Times New Roman"/>
        </w:rPr>
        <w:t>)</w:t>
      </w:r>
      <w:r w:rsidRPr="009000CE">
        <w:rPr>
          <w:rFonts w:cs="Times New Roman"/>
        </w:rPr>
        <w:t>.</w:t>
      </w:r>
      <w:r w:rsidR="00DC265D">
        <w:rPr>
          <w:rFonts w:cs="Times New Roman"/>
        </w:rPr>
        <w:t xml:space="preserve"> </w:t>
      </w:r>
      <w:r w:rsidR="00CA62CD" w:rsidRPr="009000CE">
        <w:rPr>
          <w:rFonts w:cs="Times New Roman"/>
        </w:rPr>
        <w:t xml:space="preserve">If </w:t>
      </w:r>
      <w:r w:rsidR="0033211A" w:rsidRPr="009000CE">
        <w:rPr>
          <w:rFonts w:cs="Times New Roman"/>
        </w:rPr>
        <w:t xml:space="preserve">any </w:t>
      </w:r>
      <w:r w:rsidR="00834989">
        <w:rPr>
          <w:rFonts w:cs="Times New Roman"/>
        </w:rPr>
        <w:t xml:space="preserve">one </w:t>
      </w:r>
      <w:r w:rsidR="0033211A" w:rsidRPr="009000CE">
        <w:rPr>
          <w:rFonts w:cs="Times New Roman"/>
        </w:rPr>
        <w:t>of the</w:t>
      </w:r>
      <w:r w:rsidR="00DC265D">
        <w:rPr>
          <w:rFonts w:cs="Times New Roman"/>
        </w:rPr>
        <w:t>se</w:t>
      </w:r>
      <w:r w:rsidR="0033211A" w:rsidRPr="009000CE">
        <w:rPr>
          <w:rFonts w:cs="Times New Roman"/>
        </w:rPr>
        <w:t xml:space="preserve"> conditions is not met</w:t>
      </w:r>
      <w:r w:rsidR="00890044">
        <w:rPr>
          <w:rFonts w:cs="Times New Roman"/>
        </w:rPr>
        <w:t xml:space="preserve">, </w:t>
      </w:r>
      <w:r w:rsidR="00CA62CD" w:rsidRPr="009000CE">
        <w:rPr>
          <w:rFonts w:cs="Times New Roman"/>
        </w:rPr>
        <w:t>short-term mating does not happen on this tick</w:t>
      </w:r>
      <w:r w:rsidR="0052169D">
        <w:rPr>
          <w:rFonts w:cs="Times New Roman"/>
        </w:rPr>
        <w:t xml:space="preserve">, and instead </w:t>
      </w:r>
      <w:r w:rsidR="00890044">
        <w:rPr>
          <w:rFonts w:cs="Times New Roman"/>
        </w:rPr>
        <w:t xml:space="preserve">the </w:t>
      </w:r>
      <w:r w:rsidR="00C6693C">
        <w:rPr>
          <w:rFonts w:cs="Times New Roman"/>
        </w:rPr>
        <w:t>initiating</w:t>
      </w:r>
      <w:r w:rsidR="00DC265D">
        <w:rPr>
          <w:rFonts w:cs="Times New Roman"/>
        </w:rPr>
        <w:t xml:space="preserve"> </w:t>
      </w:r>
      <w:r w:rsidR="00CA62CD" w:rsidRPr="009000CE">
        <w:rPr>
          <w:rFonts w:cs="Times New Roman"/>
        </w:rPr>
        <w:t xml:space="preserve">agent selects </w:t>
      </w:r>
      <w:r w:rsidR="00DC265D">
        <w:rPr>
          <w:rFonts w:cs="Times New Roman"/>
        </w:rPr>
        <w:t>from the same set</w:t>
      </w:r>
      <w:r w:rsidR="00B06209">
        <w:rPr>
          <w:rFonts w:cs="Times New Roman"/>
        </w:rPr>
        <w:t xml:space="preserve"> of other agents on their patch</w:t>
      </w:r>
      <w:r w:rsidR="002F52C4">
        <w:rPr>
          <w:rFonts w:cs="Times New Roman"/>
        </w:rPr>
        <w:t xml:space="preserve"> a candidate long-term partner</w:t>
      </w:r>
      <w:r w:rsidR="005204D0">
        <w:rPr>
          <w:rFonts w:cs="Times New Roman"/>
        </w:rPr>
        <w:t>.</w:t>
      </w:r>
      <w:r w:rsidR="00CA62CD" w:rsidRPr="009000CE">
        <w:rPr>
          <w:rFonts w:cs="Times New Roman"/>
        </w:rPr>
        <w:t xml:space="preserve"> </w:t>
      </w:r>
      <w:r w:rsidR="00834989">
        <w:rPr>
          <w:rFonts w:cs="Times New Roman"/>
        </w:rPr>
        <w:t xml:space="preserve">The only restriction </w:t>
      </w:r>
      <w:r w:rsidR="002F52C4">
        <w:rPr>
          <w:rFonts w:cs="Times New Roman"/>
        </w:rPr>
        <w:t xml:space="preserve">here </w:t>
      </w:r>
      <w:r w:rsidR="00834989">
        <w:rPr>
          <w:rFonts w:cs="Times New Roman"/>
        </w:rPr>
        <w:t xml:space="preserve">is that </w:t>
      </w:r>
      <w:r w:rsidR="0052169D">
        <w:rPr>
          <w:rFonts w:cs="Times New Roman"/>
        </w:rPr>
        <w:t xml:space="preserve">the </w:t>
      </w:r>
      <w:r w:rsidR="00834989">
        <w:rPr>
          <w:rFonts w:cs="Times New Roman"/>
        </w:rPr>
        <w:t xml:space="preserve">candidate </w:t>
      </w:r>
      <w:r w:rsidR="002F52C4">
        <w:rPr>
          <w:rFonts w:cs="Times New Roman"/>
        </w:rPr>
        <w:t xml:space="preserve">(a) </w:t>
      </w:r>
      <w:r w:rsidR="005204D0">
        <w:rPr>
          <w:rFonts w:cs="Times New Roman"/>
        </w:rPr>
        <w:t>must be of</w:t>
      </w:r>
      <w:r w:rsidR="005204D0" w:rsidRPr="009000CE">
        <w:rPr>
          <w:rFonts w:cs="Times New Roman"/>
        </w:rPr>
        <w:t xml:space="preserve"> the opposite sex</w:t>
      </w:r>
      <w:r w:rsidR="005204D0">
        <w:rPr>
          <w:rFonts w:cs="Times New Roman"/>
        </w:rPr>
        <w:t xml:space="preserve"> and (b) </w:t>
      </w:r>
      <w:r w:rsidR="002F52C4">
        <w:rPr>
          <w:rFonts w:cs="Times New Roman"/>
        </w:rPr>
        <w:t xml:space="preserve">must </w:t>
      </w:r>
      <w:r w:rsidR="005204D0">
        <w:rPr>
          <w:rFonts w:cs="Times New Roman"/>
        </w:rPr>
        <w:t>not already be in a long</w:t>
      </w:r>
      <w:r w:rsidR="00834989">
        <w:rPr>
          <w:rFonts w:cs="Times New Roman"/>
        </w:rPr>
        <w:t>-term relationship. If th</w:t>
      </w:r>
      <w:r w:rsidR="005204D0">
        <w:rPr>
          <w:rFonts w:cs="Times New Roman"/>
        </w:rPr>
        <w:t>ese</w:t>
      </w:r>
      <w:r w:rsidR="00834989">
        <w:rPr>
          <w:rFonts w:cs="Times New Roman"/>
        </w:rPr>
        <w:t xml:space="preserve"> </w:t>
      </w:r>
      <w:r w:rsidR="005204D0">
        <w:rPr>
          <w:rFonts w:cs="Times New Roman"/>
        </w:rPr>
        <w:t xml:space="preserve">two </w:t>
      </w:r>
      <w:r w:rsidR="00834989">
        <w:rPr>
          <w:rFonts w:cs="Times New Roman"/>
        </w:rPr>
        <w:t>condition</w:t>
      </w:r>
      <w:r w:rsidR="002F52C4">
        <w:rPr>
          <w:rFonts w:cs="Times New Roman"/>
        </w:rPr>
        <w:t>s</w:t>
      </w:r>
      <w:r w:rsidR="00834989">
        <w:rPr>
          <w:rFonts w:cs="Times New Roman"/>
        </w:rPr>
        <w:t xml:space="preserve"> </w:t>
      </w:r>
      <w:r w:rsidR="005204D0">
        <w:rPr>
          <w:rFonts w:cs="Times New Roman"/>
        </w:rPr>
        <w:t>are</w:t>
      </w:r>
      <w:r w:rsidR="00834989">
        <w:rPr>
          <w:rFonts w:cs="Times New Roman"/>
        </w:rPr>
        <w:t xml:space="preserve"> met, then w</w:t>
      </w:r>
      <w:r w:rsidR="00CA62CD" w:rsidRPr="009000CE">
        <w:rPr>
          <w:rFonts w:cs="Times New Roman"/>
        </w:rPr>
        <w:t xml:space="preserve">ith </w:t>
      </w:r>
      <w:r w:rsidR="003C0B62">
        <w:rPr>
          <w:rFonts w:cs="Times New Roman"/>
        </w:rPr>
        <w:t xml:space="preserve">a </w:t>
      </w:r>
      <w:r w:rsidR="00CA62CD" w:rsidRPr="009000CE">
        <w:rPr>
          <w:rFonts w:cs="Times New Roman"/>
        </w:rPr>
        <w:t xml:space="preserve">probability set by the interface parameter </w:t>
      </w:r>
      <w:r w:rsidR="00CA62CD" w:rsidRPr="009000CE">
        <w:rPr>
          <w:rFonts w:cs="Times New Roman"/>
          <w:b/>
        </w:rPr>
        <w:t>long-term-likelihood</w:t>
      </w:r>
      <w:r w:rsidR="00CA62CD" w:rsidRPr="009000CE">
        <w:rPr>
          <w:rFonts w:cs="Times New Roman"/>
        </w:rPr>
        <w:t>, the pair forms a long-term relationship.</w:t>
      </w:r>
    </w:p>
    <w:p w14:paraId="26D74723" w14:textId="529B9CA9" w:rsidR="004C025A" w:rsidRPr="009000CE" w:rsidRDefault="00D15E4E" w:rsidP="00567B8F">
      <w:pPr>
        <w:ind w:firstLine="720"/>
        <w:rPr>
          <w:rFonts w:cs="Times New Roman"/>
        </w:rPr>
      </w:pPr>
      <w:r w:rsidRPr="009000CE">
        <w:rPr>
          <w:rFonts w:cs="Times New Roman"/>
        </w:rPr>
        <w:t xml:space="preserve">In the gay male and lesbian female experiment, the same </w:t>
      </w:r>
      <w:r w:rsidR="0082287E">
        <w:rPr>
          <w:rFonts w:cs="Times New Roman"/>
        </w:rPr>
        <w:t>flow of events occurs</w:t>
      </w:r>
      <w:r w:rsidRPr="009000CE">
        <w:rPr>
          <w:rFonts w:cs="Times New Roman"/>
        </w:rPr>
        <w:t xml:space="preserve">, with one additional feature that helps avoid redundant checks. </w:t>
      </w:r>
      <w:r w:rsidR="008E2616">
        <w:rPr>
          <w:rFonts w:cs="Times New Roman"/>
        </w:rPr>
        <w:t>On any given tick, h</w:t>
      </w:r>
      <w:r w:rsidRPr="009000CE">
        <w:rPr>
          <w:rFonts w:cs="Times New Roman"/>
        </w:rPr>
        <w:t xml:space="preserve">alf of the </w:t>
      </w:r>
      <w:r w:rsidR="00CB549D">
        <w:rPr>
          <w:rFonts w:cs="Times New Roman"/>
        </w:rPr>
        <w:t xml:space="preserve">male </w:t>
      </w:r>
      <w:r w:rsidRPr="009000CE">
        <w:rPr>
          <w:rFonts w:cs="Times New Roman"/>
        </w:rPr>
        <w:t xml:space="preserve">agents </w:t>
      </w:r>
      <w:r w:rsidR="00CB549D">
        <w:rPr>
          <w:rFonts w:cs="Times New Roman"/>
        </w:rPr>
        <w:t xml:space="preserve">and half of the female agents </w:t>
      </w:r>
      <w:r w:rsidRPr="009000CE">
        <w:rPr>
          <w:rFonts w:cs="Times New Roman"/>
        </w:rPr>
        <w:t xml:space="preserve">are </w:t>
      </w:r>
      <w:r w:rsidR="004C4DBA" w:rsidRPr="009000CE">
        <w:rPr>
          <w:rFonts w:cs="Times New Roman"/>
        </w:rPr>
        <w:t xml:space="preserve">randomly chosen to </w:t>
      </w:r>
      <w:r w:rsidR="00CB549D">
        <w:rPr>
          <w:rFonts w:cs="Times New Roman"/>
        </w:rPr>
        <w:t>be the</w:t>
      </w:r>
      <w:r w:rsidRPr="009000CE">
        <w:rPr>
          <w:rFonts w:cs="Times New Roman"/>
        </w:rPr>
        <w:t xml:space="preserve"> initiator</w:t>
      </w:r>
      <w:r w:rsidR="00CB549D">
        <w:rPr>
          <w:rFonts w:cs="Times New Roman"/>
        </w:rPr>
        <w:t>s</w:t>
      </w:r>
      <w:r w:rsidR="003C0B62">
        <w:rPr>
          <w:rFonts w:cs="Times New Roman"/>
        </w:rPr>
        <w:t xml:space="preserve">. </w:t>
      </w:r>
      <w:r w:rsidR="008E2616">
        <w:rPr>
          <w:rFonts w:cs="Times New Roman"/>
        </w:rPr>
        <w:t>O</w:t>
      </w:r>
      <w:r w:rsidRPr="009000CE">
        <w:rPr>
          <w:rFonts w:cs="Times New Roman"/>
        </w:rPr>
        <w:t xml:space="preserve">nly initiators actively look for a partner on their patch. When an initiator </w:t>
      </w:r>
      <w:r w:rsidR="008E2616">
        <w:rPr>
          <w:rFonts w:cs="Times New Roman"/>
        </w:rPr>
        <w:t>chooses</w:t>
      </w:r>
      <w:r w:rsidRPr="009000CE">
        <w:rPr>
          <w:rFonts w:cs="Times New Roman"/>
        </w:rPr>
        <w:t xml:space="preserve"> a candidate, it restricts attention to same-sex partners (male</w:t>
      </w:r>
      <w:r w:rsidR="00CF2523" w:rsidRPr="009000CE">
        <w:rPr>
          <w:rFonts w:cs="Times New Roman"/>
        </w:rPr>
        <w:t xml:space="preserve">s look for males, and </w:t>
      </w:r>
      <w:r w:rsidR="008E2616">
        <w:rPr>
          <w:rFonts w:cs="Times New Roman"/>
        </w:rPr>
        <w:t>females look for females</w:t>
      </w:r>
      <w:r w:rsidR="00CF2523" w:rsidRPr="009000CE">
        <w:rPr>
          <w:rFonts w:cs="Times New Roman"/>
        </w:rPr>
        <w:t>)</w:t>
      </w:r>
      <w:r w:rsidRPr="009000CE">
        <w:rPr>
          <w:rFonts w:cs="Times New Roman"/>
        </w:rPr>
        <w:t>. Short-term encounters and long-term pair formation then follow the same mutual</w:t>
      </w:r>
      <w:r w:rsidR="00F01BE4">
        <w:rPr>
          <w:rFonts w:cs="Times New Roman"/>
        </w:rPr>
        <w:t xml:space="preserve"> desirability and willingness</w:t>
      </w:r>
      <w:r w:rsidRPr="009000CE">
        <w:rPr>
          <w:rFonts w:cs="Times New Roman"/>
        </w:rPr>
        <w:t xml:space="preserve"> rules as in the heterosexual </w:t>
      </w:r>
      <w:r w:rsidR="00DC053F">
        <w:rPr>
          <w:rFonts w:cs="Times New Roman"/>
        </w:rPr>
        <w:t>case</w:t>
      </w:r>
      <w:r w:rsidRPr="009000CE">
        <w:rPr>
          <w:rFonts w:cs="Times New Roman"/>
        </w:rPr>
        <w:t>.</w:t>
      </w:r>
    </w:p>
    <w:p w14:paraId="2BD0C00A" w14:textId="77777777" w:rsidR="004C025A" w:rsidRPr="00DC053F" w:rsidRDefault="00000000" w:rsidP="00DC053F">
      <w:pPr>
        <w:pStyle w:val="Heading2"/>
        <w:spacing w:before="0"/>
        <w:rPr>
          <w:rFonts w:ascii="Times New Roman" w:hAnsi="Times New Roman" w:cs="Times New Roman"/>
          <w:b/>
          <w:bCs w:val="0"/>
        </w:rPr>
      </w:pPr>
      <w:r w:rsidRPr="00DC053F">
        <w:rPr>
          <w:rFonts w:ascii="Times New Roman" w:hAnsi="Times New Roman" w:cs="Times New Roman"/>
          <w:b/>
          <w:bCs w:val="0"/>
        </w:rPr>
        <w:t>Agent Updating</w:t>
      </w:r>
    </w:p>
    <w:p w14:paraId="02640D90" w14:textId="15D8A80F" w:rsidR="004C025A" w:rsidRPr="009000CE" w:rsidRDefault="00000000" w:rsidP="00567B8F">
      <w:pPr>
        <w:ind w:firstLine="720"/>
        <w:rPr>
          <w:rFonts w:cs="Times New Roman"/>
        </w:rPr>
      </w:pPr>
      <w:r w:rsidRPr="009000CE">
        <w:rPr>
          <w:rFonts w:cs="Times New Roman"/>
        </w:rPr>
        <w:t xml:space="preserve">When a short-term </w:t>
      </w:r>
      <w:r w:rsidR="00DC053F">
        <w:rPr>
          <w:rFonts w:cs="Times New Roman"/>
        </w:rPr>
        <w:t>mating</w:t>
      </w:r>
      <w:r w:rsidR="00FC4EA5">
        <w:rPr>
          <w:rFonts w:cs="Times New Roman"/>
        </w:rPr>
        <w:t xml:space="preserve"> </w:t>
      </w:r>
      <w:r w:rsidRPr="009000CE">
        <w:rPr>
          <w:rFonts w:cs="Times New Roman"/>
        </w:rPr>
        <w:t xml:space="preserve">encounter occurs, both participants </w:t>
      </w:r>
      <w:r w:rsidR="00411BEB">
        <w:rPr>
          <w:rFonts w:cs="Times New Roman"/>
        </w:rPr>
        <w:t>increase</w:t>
      </w:r>
      <w:r w:rsidR="00411BEB" w:rsidRPr="009000CE">
        <w:rPr>
          <w:rFonts w:cs="Times New Roman"/>
        </w:rPr>
        <w:t xml:space="preserve"> </w:t>
      </w:r>
      <w:r w:rsidRPr="009000CE">
        <w:rPr>
          <w:rFonts w:cs="Times New Roman"/>
        </w:rPr>
        <w:t xml:space="preserve">the count of </w:t>
      </w:r>
      <w:r w:rsidR="007925B1">
        <w:rPr>
          <w:rFonts w:cs="Times New Roman"/>
        </w:rPr>
        <w:t xml:space="preserve">their </w:t>
      </w:r>
      <w:r w:rsidRPr="009000CE">
        <w:rPr>
          <w:rFonts w:cs="Times New Roman"/>
        </w:rPr>
        <w:t>short-term mating experiences</w:t>
      </w:r>
      <w:r w:rsidR="00FC4EA5">
        <w:rPr>
          <w:rFonts w:cs="Times New Roman"/>
        </w:rPr>
        <w:t xml:space="preserve"> </w:t>
      </w:r>
      <w:r w:rsidR="00ED20E6">
        <w:rPr>
          <w:rFonts w:cs="Times New Roman"/>
        </w:rPr>
        <w:t>(</w:t>
      </w:r>
      <w:r w:rsidR="00CE024D" w:rsidRPr="009000CE">
        <w:rPr>
          <w:rFonts w:cs="Times New Roman"/>
        </w:rPr>
        <w:t xml:space="preserve">the variable </w:t>
      </w:r>
      <w:r w:rsidR="00CE024D" w:rsidRPr="00ED20E6">
        <w:rPr>
          <w:rFonts w:ascii="Courier New" w:hAnsi="Courier New" w:cs="Courier New"/>
          <w:i/>
          <w:iCs/>
          <w:highlight w:val="lightGray"/>
        </w:rPr>
        <w:t>short-term-count</w:t>
      </w:r>
      <w:r w:rsidR="00ED20E6" w:rsidRPr="00ED20E6">
        <w:rPr>
          <w:rFonts w:cs="Times New Roman"/>
        </w:rPr>
        <w:t>)</w:t>
      </w:r>
      <w:r w:rsidR="00CE024D" w:rsidRPr="009000CE">
        <w:rPr>
          <w:rFonts w:cs="Times New Roman"/>
        </w:rPr>
        <w:t xml:space="preserve"> by one</w:t>
      </w:r>
      <w:r w:rsidRPr="009000CE">
        <w:rPr>
          <w:rFonts w:cs="Times New Roman"/>
        </w:rPr>
        <w:t xml:space="preserve">. They also update a list of </w:t>
      </w:r>
      <w:r w:rsidR="007925B1">
        <w:rPr>
          <w:rFonts w:cs="Times New Roman"/>
        </w:rPr>
        <w:t xml:space="preserve">their </w:t>
      </w:r>
      <w:r w:rsidRPr="009000CE">
        <w:rPr>
          <w:rFonts w:cs="Times New Roman"/>
        </w:rPr>
        <w:t>unique past short-term partners</w:t>
      </w:r>
      <w:r w:rsidR="00CE024D" w:rsidRPr="009000CE">
        <w:rPr>
          <w:rFonts w:cs="Times New Roman"/>
        </w:rPr>
        <w:t xml:space="preserve"> </w:t>
      </w:r>
      <w:r w:rsidR="00ED20E6">
        <w:rPr>
          <w:rFonts w:cs="Times New Roman"/>
        </w:rPr>
        <w:t>(</w:t>
      </w:r>
      <w:r w:rsidR="00CE024D" w:rsidRPr="00ED6848">
        <w:rPr>
          <w:rFonts w:ascii="Courier New" w:hAnsi="Courier New" w:cs="Courier New"/>
          <w:i/>
          <w:iCs/>
          <w:highlight w:val="lightGray"/>
        </w:rPr>
        <w:t>short-term-history</w:t>
      </w:r>
      <w:r w:rsidR="00ED20E6" w:rsidRPr="00ED6848">
        <w:rPr>
          <w:rFonts w:cs="Times New Roman"/>
        </w:rPr>
        <w:t>)</w:t>
      </w:r>
      <w:r w:rsidRPr="009000CE">
        <w:rPr>
          <w:rFonts w:cs="Times New Roman"/>
        </w:rPr>
        <w:t xml:space="preserve"> </w:t>
      </w:r>
      <w:r w:rsidR="001E74E2" w:rsidRPr="009000CE">
        <w:rPr>
          <w:rFonts w:cs="Times New Roman"/>
        </w:rPr>
        <w:t xml:space="preserve">and </w:t>
      </w:r>
      <w:r w:rsidR="007925B1">
        <w:rPr>
          <w:rFonts w:cs="Times New Roman"/>
        </w:rPr>
        <w:t>track the</w:t>
      </w:r>
      <w:r w:rsidR="001E74E2" w:rsidRPr="009000CE">
        <w:rPr>
          <w:rFonts w:cs="Times New Roman"/>
        </w:rPr>
        <w:t xml:space="preserve"> length </w:t>
      </w:r>
      <w:r w:rsidR="007925B1">
        <w:rPr>
          <w:rFonts w:cs="Times New Roman"/>
        </w:rPr>
        <w:t xml:space="preserve">of that list </w:t>
      </w:r>
      <w:r w:rsidR="00ED20E6">
        <w:rPr>
          <w:rFonts w:cs="Times New Roman"/>
        </w:rPr>
        <w:t>(</w:t>
      </w:r>
      <w:r w:rsidR="00F54541" w:rsidRPr="00ED6848">
        <w:rPr>
          <w:rFonts w:ascii="Courier New" w:hAnsi="Courier New" w:cs="Courier New"/>
          <w:i/>
          <w:iCs/>
          <w:highlight w:val="lightGray"/>
        </w:rPr>
        <w:t>number-of-short-partner</w:t>
      </w:r>
      <w:r w:rsidR="00ED6848" w:rsidRPr="00ED6848">
        <w:rPr>
          <w:rFonts w:ascii="Courier New" w:hAnsi="Courier New" w:cs="Courier New"/>
          <w:i/>
          <w:iCs/>
          <w:highlight w:val="lightGray"/>
        </w:rPr>
        <w:t>s</w:t>
      </w:r>
      <w:r w:rsidR="00ED20E6" w:rsidRPr="00ED6848">
        <w:rPr>
          <w:rFonts w:cs="Times New Roman"/>
        </w:rPr>
        <w:t>)</w:t>
      </w:r>
      <w:r w:rsidR="00F94B23" w:rsidRPr="009000CE">
        <w:rPr>
          <w:rFonts w:cs="Times New Roman"/>
        </w:rPr>
        <w:t xml:space="preserve">. </w:t>
      </w:r>
      <w:r w:rsidR="00D0418D">
        <w:rPr>
          <w:rFonts w:cs="Times New Roman"/>
        </w:rPr>
        <w:t xml:space="preserve">Thus, </w:t>
      </w:r>
      <w:r w:rsidRPr="009000CE">
        <w:rPr>
          <w:rFonts w:cs="Times New Roman"/>
        </w:rPr>
        <w:t>the model track</w:t>
      </w:r>
      <w:r w:rsidR="00D0418D">
        <w:rPr>
          <w:rFonts w:cs="Times New Roman"/>
        </w:rPr>
        <w:t>s</w:t>
      </w:r>
      <w:r w:rsidRPr="009000CE">
        <w:rPr>
          <w:rFonts w:cs="Times New Roman"/>
        </w:rPr>
        <w:t xml:space="preserve"> the number of distinct </w:t>
      </w:r>
      <w:r w:rsidRPr="009000CE">
        <w:rPr>
          <w:rFonts w:cs="Times New Roman"/>
        </w:rPr>
        <w:lastRenderedPageBreak/>
        <w:t>short-term mat</w:t>
      </w:r>
      <w:r w:rsidR="003E607E">
        <w:rPr>
          <w:rFonts w:cs="Times New Roman"/>
        </w:rPr>
        <w:t>ing partners</w:t>
      </w:r>
      <w:r w:rsidRPr="009000CE">
        <w:rPr>
          <w:rFonts w:cs="Times New Roman"/>
        </w:rPr>
        <w:t xml:space="preserve"> separately from the number of encounters. This distinction matters because multiple </w:t>
      </w:r>
      <w:r w:rsidR="00181B9C">
        <w:rPr>
          <w:rFonts w:cs="Times New Roman"/>
        </w:rPr>
        <w:t xml:space="preserve">short-term </w:t>
      </w:r>
      <w:r w:rsidRPr="009000CE">
        <w:rPr>
          <w:rFonts w:cs="Times New Roman"/>
        </w:rPr>
        <w:t xml:space="preserve">encounters with the same person would increase experiences without increasing </w:t>
      </w:r>
      <w:r w:rsidR="00ED6848">
        <w:rPr>
          <w:rFonts w:cs="Times New Roman"/>
        </w:rPr>
        <w:t xml:space="preserve">the number of </w:t>
      </w:r>
      <w:r w:rsidRPr="009000CE">
        <w:rPr>
          <w:rFonts w:cs="Times New Roman"/>
        </w:rPr>
        <w:t xml:space="preserve">unique </w:t>
      </w:r>
      <w:r w:rsidR="00181B9C">
        <w:rPr>
          <w:rFonts w:cs="Times New Roman"/>
        </w:rPr>
        <w:t>short-term partners</w:t>
      </w:r>
      <w:r w:rsidRPr="009000CE">
        <w:rPr>
          <w:rFonts w:cs="Times New Roman"/>
        </w:rPr>
        <w:t>.</w:t>
      </w:r>
    </w:p>
    <w:p w14:paraId="5368FD31" w14:textId="2FD9B28E" w:rsidR="004C025A" w:rsidRPr="009000CE" w:rsidRDefault="00000000" w:rsidP="00567B8F">
      <w:pPr>
        <w:ind w:firstLine="720"/>
        <w:rPr>
          <w:rFonts w:cs="Times New Roman"/>
        </w:rPr>
      </w:pPr>
      <w:r w:rsidRPr="009000CE">
        <w:rPr>
          <w:rFonts w:cs="Times New Roman"/>
        </w:rPr>
        <w:t xml:space="preserve">When a long-term relationship forms, both partners update their relationship status: they become coupled and store each other’s identity. </w:t>
      </w:r>
      <w:r w:rsidR="0049432B" w:rsidRPr="009000CE">
        <w:rPr>
          <w:rFonts w:cs="Times New Roman"/>
        </w:rPr>
        <w:t xml:space="preserve">They also reduce their </w:t>
      </w:r>
      <w:r w:rsidR="007540F0">
        <w:rPr>
          <w:rFonts w:ascii="Courier New" w:hAnsi="Courier New" w:cs="Courier New"/>
          <w:i/>
          <w:iCs/>
          <w:highlight w:val="lightGray"/>
        </w:rPr>
        <w:t>willingness</w:t>
      </w:r>
      <w:r w:rsidR="0049432B" w:rsidRPr="009000CE">
        <w:rPr>
          <w:rFonts w:cs="Times New Roman"/>
        </w:rPr>
        <w:t xml:space="preserve"> </w:t>
      </w:r>
      <w:r w:rsidR="00832047">
        <w:rPr>
          <w:rFonts w:cs="Times New Roman"/>
        </w:rPr>
        <w:t xml:space="preserve">variable </w:t>
      </w:r>
      <w:r w:rsidR="0049432B" w:rsidRPr="009000CE">
        <w:rPr>
          <w:rFonts w:cs="Times New Roman"/>
        </w:rPr>
        <w:t xml:space="preserve">to </w:t>
      </w:r>
      <w:r w:rsidR="0082287E">
        <w:rPr>
          <w:rFonts w:cs="Times New Roman"/>
        </w:rPr>
        <w:t>one-</w:t>
      </w:r>
      <w:r w:rsidR="0049432B" w:rsidRPr="009000CE">
        <w:rPr>
          <w:rFonts w:cs="Times New Roman"/>
        </w:rPr>
        <w:t xml:space="preserve">third </w:t>
      </w:r>
      <w:r w:rsidR="008F0E2E">
        <w:rPr>
          <w:rFonts w:cs="Times New Roman"/>
        </w:rPr>
        <w:t>its original value,</w:t>
      </w:r>
      <w:r w:rsidR="0049432B" w:rsidRPr="009000CE">
        <w:rPr>
          <w:rFonts w:cs="Times New Roman"/>
        </w:rPr>
        <w:t xml:space="preserve"> represent</w:t>
      </w:r>
      <w:r w:rsidR="008F0E2E">
        <w:rPr>
          <w:rFonts w:cs="Times New Roman"/>
        </w:rPr>
        <w:t>ing</w:t>
      </w:r>
      <w:r w:rsidR="0049432B" w:rsidRPr="009000CE">
        <w:rPr>
          <w:rFonts w:cs="Times New Roman"/>
        </w:rPr>
        <w:t xml:space="preserve"> a lower willingness to engage in short-term </w:t>
      </w:r>
      <w:r w:rsidR="000F5257">
        <w:rPr>
          <w:rFonts w:cs="Times New Roman"/>
        </w:rPr>
        <w:t>mating</w:t>
      </w:r>
      <w:r w:rsidR="0049432B" w:rsidRPr="009000CE">
        <w:rPr>
          <w:rFonts w:cs="Times New Roman"/>
        </w:rPr>
        <w:t xml:space="preserve"> once coupled. </w:t>
      </w:r>
      <w:r w:rsidRPr="009000CE">
        <w:rPr>
          <w:rFonts w:cs="Times New Roman"/>
        </w:rPr>
        <w:t>In the baseline model there is no explicit relationship dissolution, so</w:t>
      </w:r>
      <w:r w:rsidR="000F5257">
        <w:rPr>
          <w:rFonts w:cs="Times New Roman"/>
        </w:rPr>
        <w:t>,</w:t>
      </w:r>
      <w:r w:rsidRPr="009000CE">
        <w:rPr>
          <w:rFonts w:cs="Times New Roman"/>
        </w:rPr>
        <w:t xml:space="preserve"> once coupled</w:t>
      </w:r>
      <w:r w:rsidR="008F0E2E">
        <w:rPr>
          <w:rFonts w:cs="Times New Roman"/>
        </w:rPr>
        <w:t>,</w:t>
      </w:r>
      <w:r w:rsidRPr="009000CE">
        <w:rPr>
          <w:rFonts w:cs="Times New Roman"/>
        </w:rPr>
        <w:t xml:space="preserve"> a pair remains coupled for the rest of the simulation. Because coupled agents do not move, long-term relationships reduce the number of agents circulating in the encounter space.</w:t>
      </w:r>
    </w:p>
    <w:p w14:paraId="7DC61D43" w14:textId="77777777" w:rsidR="004C025A" w:rsidRPr="000F5257" w:rsidRDefault="00000000" w:rsidP="000F5257">
      <w:pPr>
        <w:pStyle w:val="Heading2"/>
        <w:spacing w:before="0"/>
        <w:rPr>
          <w:rFonts w:ascii="Times New Roman" w:hAnsi="Times New Roman" w:cs="Times New Roman"/>
          <w:b/>
          <w:bCs w:val="0"/>
        </w:rPr>
      </w:pPr>
      <w:r w:rsidRPr="000F5257">
        <w:rPr>
          <w:rFonts w:ascii="Times New Roman" w:hAnsi="Times New Roman" w:cs="Times New Roman"/>
          <w:b/>
          <w:bCs w:val="0"/>
        </w:rPr>
        <w:t>Initialization and Scheduling</w:t>
      </w:r>
    </w:p>
    <w:p w14:paraId="345D89BA" w14:textId="1ECDEBBC" w:rsidR="004C025A" w:rsidRPr="009000CE" w:rsidRDefault="00000000" w:rsidP="00567B8F">
      <w:pPr>
        <w:ind w:firstLine="720"/>
        <w:rPr>
          <w:rFonts w:cs="Times New Roman"/>
        </w:rPr>
      </w:pPr>
      <w:r w:rsidRPr="009000CE">
        <w:rPr>
          <w:rFonts w:cs="Times New Roman"/>
        </w:rPr>
        <w:t>At setup</w:t>
      </w:r>
      <w:r w:rsidR="00EE7B4D">
        <w:rPr>
          <w:rFonts w:cs="Times New Roman"/>
        </w:rPr>
        <w:t xml:space="preserve"> in</w:t>
      </w:r>
      <w:r w:rsidRPr="009000CE">
        <w:rPr>
          <w:rFonts w:cs="Times New Roman"/>
        </w:rPr>
        <w:t xml:space="preserve"> the </w:t>
      </w:r>
      <w:r w:rsidR="00EE7B4D">
        <w:rPr>
          <w:rFonts w:cs="Times New Roman"/>
        </w:rPr>
        <w:t xml:space="preserve">baseline </w:t>
      </w:r>
      <w:r w:rsidRPr="009000CE">
        <w:rPr>
          <w:rFonts w:cs="Times New Roman"/>
        </w:rPr>
        <w:t>model</w:t>
      </w:r>
      <w:r w:rsidR="00EE7B4D">
        <w:rPr>
          <w:rFonts w:cs="Times New Roman"/>
        </w:rPr>
        <w:t>,</w:t>
      </w:r>
      <w:r w:rsidRPr="009000CE">
        <w:rPr>
          <w:rFonts w:cs="Times New Roman"/>
        </w:rPr>
        <w:t xml:space="preserve"> an equal number of males and females</w:t>
      </w:r>
      <w:r w:rsidR="00EE7B4D">
        <w:rPr>
          <w:rFonts w:cs="Times New Roman"/>
        </w:rPr>
        <w:t xml:space="preserve"> are created</w:t>
      </w:r>
      <w:r w:rsidRPr="009000CE">
        <w:rPr>
          <w:rFonts w:cs="Times New Roman"/>
        </w:rPr>
        <w:t>. The male count is controlled by</w:t>
      </w:r>
      <w:r w:rsidR="000F5257">
        <w:rPr>
          <w:rFonts w:cs="Times New Roman"/>
        </w:rPr>
        <w:t xml:space="preserve"> the</w:t>
      </w:r>
      <w:r w:rsidRPr="009000CE">
        <w:rPr>
          <w:rFonts w:cs="Times New Roman"/>
        </w:rPr>
        <w:t xml:space="preserve"> </w:t>
      </w:r>
      <w:r w:rsidRPr="009000CE">
        <w:rPr>
          <w:rFonts w:cs="Times New Roman"/>
          <w:b/>
        </w:rPr>
        <w:t>number-of-male</w:t>
      </w:r>
      <w:r w:rsidR="009D6BC0">
        <w:rPr>
          <w:rFonts w:cs="Times New Roman"/>
          <w:b/>
        </w:rPr>
        <w:t>s</w:t>
      </w:r>
      <w:r w:rsidR="009D6BC0" w:rsidRPr="009D6BC0">
        <w:rPr>
          <w:rFonts w:cs="Times New Roman"/>
          <w:bCs/>
        </w:rPr>
        <w:t xml:space="preserve"> slider</w:t>
      </w:r>
      <w:r w:rsidRPr="009000CE">
        <w:rPr>
          <w:rFonts w:cs="Times New Roman"/>
        </w:rPr>
        <w:t xml:space="preserve">, and the female count is set to </w:t>
      </w:r>
      <w:r w:rsidR="00796D22" w:rsidRPr="009000CE">
        <w:rPr>
          <w:rFonts w:cs="Times New Roman"/>
        </w:rPr>
        <w:t>300</w:t>
      </w:r>
      <w:r w:rsidR="00E31BC1" w:rsidRPr="009000CE">
        <w:rPr>
          <w:rFonts w:cs="Times New Roman"/>
        </w:rPr>
        <w:t xml:space="preserve"> </w:t>
      </w:r>
      <w:r w:rsidR="003142E6">
        <w:rPr>
          <w:rFonts w:cs="Times New Roman"/>
        </w:rPr>
        <w:t>minus the</w:t>
      </w:r>
      <w:r w:rsidR="00E31BC1" w:rsidRPr="009000CE">
        <w:rPr>
          <w:rFonts w:cs="Times New Roman"/>
        </w:rPr>
        <w:t xml:space="preserve"> </w:t>
      </w:r>
      <w:r w:rsidR="00796D22" w:rsidRPr="009000CE">
        <w:rPr>
          <w:rFonts w:cs="Times New Roman"/>
          <w:b/>
        </w:rPr>
        <w:t>number-of-male</w:t>
      </w:r>
      <w:r w:rsidR="009D6BC0">
        <w:rPr>
          <w:rFonts w:cs="Times New Roman"/>
          <w:b/>
        </w:rPr>
        <w:t>s</w:t>
      </w:r>
      <w:r w:rsidR="000F5257" w:rsidRPr="0015779D">
        <w:rPr>
          <w:rFonts w:cs="Times New Roman"/>
          <w:bCs/>
        </w:rPr>
        <w:t>.</w:t>
      </w:r>
      <w:r w:rsidRPr="009000CE">
        <w:rPr>
          <w:rFonts w:cs="Times New Roman"/>
        </w:rPr>
        <w:t xml:space="preserve"> </w:t>
      </w:r>
      <w:r w:rsidR="000F5257">
        <w:rPr>
          <w:rFonts w:cs="Times New Roman"/>
        </w:rPr>
        <w:t xml:space="preserve">Thus, setting </w:t>
      </w:r>
      <w:r w:rsidR="000F5257" w:rsidRPr="009000CE">
        <w:rPr>
          <w:rFonts w:cs="Times New Roman"/>
          <w:b/>
        </w:rPr>
        <w:t>number-of-male</w:t>
      </w:r>
      <w:r w:rsidR="009D6BC0">
        <w:rPr>
          <w:rFonts w:cs="Times New Roman"/>
          <w:b/>
        </w:rPr>
        <w:t>s</w:t>
      </w:r>
      <w:r w:rsidR="000F5257" w:rsidRPr="009000CE">
        <w:rPr>
          <w:rFonts w:cs="Times New Roman"/>
        </w:rPr>
        <w:t xml:space="preserve"> </w:t>
      </w:r>
      <w:r w:rsidR="000F5257">
        <w:rPr>
          <w:rFonts w:cs="Times New Roman"/>
        </w:rPr>
        <w:t xml:space="preserve">to 150 </w:t>
      </w:r>
      <w:r w:rsidRPr="009000CE">
        <w:rPr>
          <w:rFonts w:cs="Times New Roman"/>
        </w:rPr>
        <w:t>yield</w:t>
      </w:r>
      <w:r w:rsidR="000F5257">
        <w:rPr>
          <w:rFonts w:cs="Times New Roman"/>
        </w:rPr>
        <w:t>s</w:t>
      </w:r>
      <w:r w:rsidRPr="009000CE">
        <w:rPr>
          <w:rFonts w:cs="Times New Roman"/>
        </w:rPr>
        <w:t xml:space="preserve"> a 1:1 sex ratio. Agents are placed at random </w:t>
      </w:r>
      <w:r w:rsidR="009D6BC0">
        <w:rPr>
          <w:rFonts w:cs="Times New Roman"/>
        </w:rPr>
        <w:t xml:space="preserve">locations in the </w:t>
      </w:r>
      <w:r w:rsidR="009D6BC0" w:rsidRPr="009D6BC0">
        <w:rPr>
          <w:rFonts w:cs="Times New Roman"/>
          <w:b/>
          <w:bCs/>
        </w:rPr>
        <w:t>view</w:t>
      </w:r>
      <w:r w:rsidRPr="009000CE">
        <w:rPr>
          <w:rFonts w:cs="Times New Roman"/>
        </w:rPr>
        <w:t xml:space="preserve">, which become their </w:t>
      </w:r>
      <w:r w:rsidR="00ED494D" w:rsidRPr="009000CE">
        <w:rPr>
          <w:rFonts w:cs="Times New Roman"/>
        </w:rPr>
        <w:t>birthplace</w:t>
      </w:r>
      <w:r w:rsidRPr="009000CE">
        <w:rPr>
          <w:rFonts w:cs="Times New Roman"/>
        </w:rPr>
        <w:t xml:space="preserve">. Each agent is then assigned </w:t>
      </w:r>
      <w:r w:rsidR="009D6BC0">
        <w:rPr>
          <w:rFonts w:cs="Times New Roman"/>
        </w:rPr>
        <w:t xml:space="preserve">a </w:t>
      </w:r>
      <w:r w:rsidRPr="009000CE">
        <w:rPr>
          <w:rFonts w:cs="Times New Roman"/>
        </w:rPr>
        <w:t>desirability</w:t>
      </w:r>
      <w:r w:rsidR="009D6BC0">
        <w:rPr>
          <w:rFonts w:cs="Times New Roman"/>
        </w:rPr>
        <w:t xml:space="preserve"> value</w:t>
      </w:r>
      <w:r w:rsidRPr="009000CE">
        <w:rPr>
          <w:rFonts w:cs="Times New Roman"/>
        </w:rPr>
        <w:t>, preference parameters, and empty mating histories.</w:t>
      </w:r>
    </w:p>
    <w:p w14:paraId="03797E1D" w14:textId="3696272E" w:rsidR="004C025A" w:rsidRPr="009000CE" w:rsidRDefault="00000000" w:rsidP="00567B8F">
      <w:pPr>
        <w:ind w:firstLine="720"/>
        <w:rPr>
          <w:rFonts w:cs="Times New Roman"/>
        </w:rPr>
      </w:pPr>
      <w:r w:rsidRPr="009000CE">
        <w:rPr>
          <w:rFonts w:cs="Times New Roman"/>
        </w:rPr>
        <w:t xml:space="preserve">Each tick </w:t>
      </w:r>
      <w:r w:rsidR="00B165A3">
        <w:rPr>
          <w:rFonts w:cs="Times New Roman"/>
        </w:rPr>
        <w:t xml:space="preserve">then </w:t>
      </w:r>
      <w:r w:rsidRPr="009000CE">
        <w:rPr>
          <w:rFonts w:cs="Times New Roman"/>
        </w:rPr>
        <w:t>consists of the following sequence:</w:t>
      </w:r>
    </w:p>
    <w:p w14:paraId="66E7D455" w14:textId="77777777" w:rsidR="004C025A" w:rsidRPr="009000CE" w:rsidRDefault="00000000" w:rsidP="00712B49">
      <w:pPr>
        <w:pStyle w:val="ListBullet"/>
        <w:ind w:left="540" w:hanging="270"/>
        <w:rPr>
          <w:rFonts w:cs="Times New Roman"/>
        </w:rPr>
      </w:pPr>
      <w:r w:rsidRPr="009000CE">
        <w:rPr>
          <w:rFonts w:cs="Times New Roman"/>
        </w:rPr>
        <w:t>Single agents move within their movement range; coupled agents stay in place.</w:t>
      </w:r>
    </w:p>
    <w:p w14:paraId="66C9AAC0" w14:textId="480976B7" w:rsidR="004C025A" w:rsidRPr="009000CE" w:rsidRDefault="00000000" w:rsidP="00712B49">
      <w:pPr>
        <w:pStyle w:val="ListBullet"/>
        <w:ind w:left="540" w:hanging="270"/>
        <w:rPr>
          <w:rFonts w:cs="Times New Roman"/>
        </w:rPr>
      </w:pPr>
      <w:r w:rsidRPr="009000CE">
        <w:rPr>
          <w:rFonts w:cs="Times New Roman"/>
        </w:rPr>
        <w:t xml:space="preserve">All agents decide whether they are willing to engage in short-term mating </w:t>
      </w:r>
      <w:r w:rsidR="00712B49">
        <w:rPr>
          <w:rFonts w:cs="Times New Roman"/>
        </w:rPr>
        <w:t xml:space="preserve">on </w:t>
      </w:r>
      <w:r w:rsidRPr="009000CE">
        <w:rPr>
          <w:rFonts w:cs="Times New Roman"/>
        </w:rPr>
        <w:t>this tick</w:t>
      </w:r>
      <w:r w:rsidR="00516531" w:rsidRPr="009000CE">
        <w:rPr>
          <w:rFonts w:cs="Times New Roman"/>
        </w:rPr>
        <w:t>.</w:t>
      </w:r>
    </w:p>
    <w:p w14:paraId="61A87AD7" w14:textId="6866E071" w:rsidR="004C025A" w:rsidRPr="009000CE" w:rsidRDefault="00000000" w:rsidP="00712B49">
      <w:pPr>
        <w:pStyle w:val="ListBullet"/>
        <w:ind w:left="540" w:hanging="270"/>
        <w:rPr>
          <w:rFonts w:cs="Times New Roman"/>
        </w:rPr>
      </w:pPr>
      <w:r w:rsidRPr="009000CE">
        <w:rPr>
          <w:rFonts w:cs="Times New Roman"/>
        </w:rPr>
        <w:t xml:space="preserve">Eligible agents </w:t>
      </w:r>
      <w:r w:rsidR="00712B49">
        <w:rPr>
          <w:rFonts w:cs="Times New Roman"/>
        </w:rPr>
        <w:t>choose</w:t>
      </w:r>
      <w:r w:rsidRPr="009000CE">
        <w:rPr>
          <w:rFonts w:cs="Times New Roman"/>
        </w:rPr>
        <w:t xml:space="preserve"> a partner </w:t>
      </w:r>
      <w:r w:rsidR="00AA0E02">
        <w:rPr>
          <w:rFonts w:cs="Times New Roman"/>
        </w:rPr>
        <w:t>from among the others</w:t>
      </w:r>
      <w:r w:rsidR="00BE5623">
        <w:rPr>
          <w:rFonts w:cs="Times New Roman"/>
        </w:rPr>
        <w:t>, if any,</w:t>
      </w:r>
      <w:r w:rsidR="00AA0E02">
        <w:rPr>
          <w:rFonts w:cs="Times New Roman"/>
        </w:rPr>
        <w:t xml:space="preserve"> </w:t>
      </w:r>
      <w:r w:rsidRPr="009000CE">
        <w:rPr>
          <w:rFonts w:cs="Times New Roman"/>
        </w:rPr>
        <w:t xml:space="preserve">on their patch (opposite sex for heterosexual runs; same sex for </w:t>
      </w:r>
      <w:r w:rsidR="00516531" w:rsidRPr="009000CE">
        <w:rPr>
          <w:rFonts w:cs="Times New Roman"/>
        </w:rPr>
        <w:t>same-sex</w:t>
      </w:r>
      <w:r w:rsidRPr="009000CE">
        <w:rPr>
          <w:rFonts w:cs="Times New Roman"/>
        </w:rPr>
        <w:t xml:space="preserve"> runs).</w:t>
      </w:r>
    </w:p>
    <w:p w14:paraId="177D63F3" w14:textId="0F0CE34F" w:rsidR="004C025A" w:rsidRPr="009000CE" w:rsidRDefault="00000000" w:rsidP="00712B49">
      <w:pPr>
        <w:pStyle w:val="ListBullet"/>
        <w:ind w:left="540" w:hanging="270"/>
        <w:rPr>
          <w:rFonts w:cs="Times New Roman"/>
        </w:rPr>
      </w:pPr>
      <w:r w:rsidRPr="009000CE">
        <w:rPr>
          <w:rFonts w:cs="Times New Roman"/>
        </w:rPr>
        <w:t xml:space="preserve">If </w:t>
      </w:r>
      <w:r w:rsidR="00AA0E02">
        <w:rPr>
          <w:rFonts w:cs="Times New Roman"/>
        </w:rPr>
        <w:t>both agents are</w:t>
      </w:r>
      <w:r w:rsidRPr="009000CE">
        <w:rPr>
          <w:rFonts w:cs="Times New Roman"/>
        </w:rPr>
        <w:t xml:space="preserve"> willing </w:t>
      </w:r>
      <w:r w:rsidR="00B165A3">
        <w:rPr>
          <w:rFonts w:cs="Times New Roman"/>
        </w:rPr>
        <w:t xml:space="preserve">to mate </w:t>
      </w:r>
      <w:r w:rsidRPr="009000CE">
        <w:rPr>
          <w:rFonts w:cs="Times New Roman"/>
        </w:rPr>
        <w:t xml:space="preserve">and </w:t>
      </w:r>
      <w:r w:rsidR="00284482">
        <w:rPr>
          <w:rFonts w:cs="Times New Roman"/>
        </w:rPr>
        <w:t xml:space="preserve">if </w:t>
      </w:r>
      <w:r w:rsidR="00AA0E02">
        <w:rPr>
          <w:rFonts w:cs="Times New Roman"/>
        </w:rPr>
        <w:t>each meets the other’s desirability</w:t>
      </w:r>
      <w:r w:rsidR="003142E6">
        <w:rPr>
          <w:rFonts w:cs="Times New Roman"/>
        </w:rPr>
        <w:t xml:space="preserve"> </w:t>
      </w:r>
      <w:r w:rsidRPr="009000CE">
        <w:rPr>
          <w:rFonts w:cs="Times New Roman"/>
        </w:rPr>
        <w:t xml:space="preserve">standard, short-term </w:t>
      </w:r>
      <w:r w:rsidR="00712B49">
        <w:rPr>
          <w:rFonts w:cs="Times New Roman"/>
        </w:rPr>
        <w:t>mating</w:t>
      </w:r>
      <w:r w:rsidRPr="009000CE">
        <w:rPr>
          <w:rFonts w:cs="Times New Roman"/>
        </w:rPr>
        <w:t xml:space="preserve"> occurs and both agents update their histories.</w:t>
      </w:r>
    </w:p>
    <w:p w14:paraId="40700C96" w14:textId="6FF34A38" w:rsidR="004C025A" w:rsidRPr="009000CE" w:rsidRDefault="00A21AC7" w:rsidP="00712B49">
      <w:pPr>
        <w:pStyle w:val="ListBullet"/>
        <w:ind w:left="540" w:hanging="270"/>
        <w:rPr>
          <w:rFonts w:cs="Times New Roman"/>
        </w:rPr>
      </w:pPr>
      <w:r>
        <w:rPr>
          <w:rFonts w:cs="Times New Roman"/>
        </w:rPr>
        <w:lastRenderedPageBreak/>
        <w:t>If short-term mating</w:t>
      </w:r>
      <w:r w:rsidR="003142E6">
        <w:rPr>
          <w:rFonts w:cs="Times New Roman"/>
        </w:rPr>
        <w:t xml:space="preserve"> does not occur</w:t>
      </w:r>
      <w:r>
        <w:rPr>
          <w:rFonts w:cs="Times New Roman"/>
        </w:rPr>
        <w:t xml:space="preserve">, </w:t>
      </w:r>
      <w:r w:rsidR="00284482">
        <w:rPr>
          <w:rFonts w:cs="Times New Roman"/>
        </w:rPr>
        <w:t xml:space="preserve">initiating </w:t>
      </w:r>
      <w:r>
        <w:rPr>
          <w:rFonts w:cs="Times New Roman"/>
        </w:rPr>
        <w:t>a</w:t>
      </w:r>
      <w:r w:rsidRPr="009000CE">
        <w:rPr>
          <w:rFonts w:cs="Times New Roman"/>
        </w:rPr>
        <w:t xml:space="preserve">gents then attempt </w:t>
      </w:r>
      <w:r>
        <w:rPr>
          <w:rFonts w:cs="Times New Roman"/>
        </w:rPr>
        <w:t xml:space="preserve">to establish a </w:t>
      </w:r>
      <w:r w:rsidRPr="009000CE">
        <w:rPr>
          <w:rFonts w:cs="Times New Roman"/>
        </w:rPr>
        <w:t xml:space="preserve">long-term </w:t>
      </w:r>
      <w:r>
        <w:rPr>
          <w:rFonts w:cs="Times New Roman"/>
        </w:rPr>
        <w:t>relationship</w:t>
      </w:r>
      <w:r w:rsidRPr="009000CE">
        <w:rPr>
          <w:rFonts w:cs="Times New Roman"/>
        </w:rPr>
        <w:t xml:space="preserve"> with a local partner, </w:t>
      </w:r>
      <w:r>
        <w:rPr>
          <w:rFonts w:cs="Times New Roman"/>
        </w:rPr>
        <w:t xml:space="preserve">and do so </w:t>
      </w:r>
      <w:r w:rsidRPr="009000CE">
        <w:rPr>
          <w:rFonts w:cs="Times New Roman"/>
        </w:rPr>
        <w:t xml:space="preserve">with </w:t>
      </w:r>
      <w:r>
        <w:rPr>
          <w:rFonts w:cs="Times New Roman"/>
        </w:rPr>
        <w:t xml:space="preserve">a </w:t>
      </w:r>
      <w:r w:rsidRPr="009000CE">
        <w:rPr>
          <w:rFonts w:cs="Times New Roman"/>
        </w:rPr>
        <w:t>probability given by</w:t>
      </w:r>
      <w:r>
        <w:rPr>
          <w:rFonts w:cs="Times New Roman"/>
        </w:rPr>
        <w:t xml:space="preserve"> the</w:t>
      </w:r>
      <w:r w:rsidRPr="009000CE">
        <w:rPr>
          <w:rFonts w:cs="Times New Roman"/>
        </w:rPr>
        <w:t xml:space="preserve"> </w:t>
      </w:r>
      <w:r w:rsidRPr="00A21AC7">
        <w:rPr>
          <w:rFonts w:cs="Times New Roman"/>
          <w:b/>
          <w:bCs/>
        </w:rPr>
        <w:t>long-term-likelihood</w:t>
      </w:r>
      <w:r>
        <w:rPr>
          <w:rFonts w:cs="Times New Roman"/>
        </w:rPr>
        <w:t xml:space="preserve"> slider</w:t>
      </w:r>
      <w:r w:rsidRPr="009000CE">
        <w:rPr>
          <w:rFonts w:cs="Times New Roman"/>
        </w:rPr>
        <w:t>.</w:t>
      </w:r>
    </w:p>
    <w:p w14:paraId="7A2B3F53" w14:textId="59119B18" w:rsidR="004C025A" w:rsidRPr="001B75C3" w:rsidRDefault="00000000" w:rsidP="001B75C3">
      <w:pPr>
        <w:pStyle w:val="Heading2"/>
        <w:spacing w:before="0"/>
        <w:rPr>
          <w:rFonts w:ascii="Times New Roman" w:hAnsi="Times New Roman" w:cs="Times New Roman"/>
          <w:b/>
          <w:bCs w:val="0"/>
        </w:rPr>
      </w:pPr>
      <w:r w:rsidRPr="001B75C3">
        <w:rPr>
          <w:rFonts w:ascii="Times New Roman" w:hAnsi="Times New Roman" w:cs="Times New Roman"/>
          <w:b/>
          <w:bCs w:val="0"/>
        </w:rPr>
        <w:t>Outcome Measures</w:t>
      </w:r>
    </w:p>
    <w:p w14:paraId="68294544" w14:textId="26D163AB" w:rsidR="004C025A" w:rsidRPr="009000CE" w:rsidRDefault="00000000" w:rsidP="00567B8F">
      <w:pPr>
        <w:ind w:firstLine="720"/>
        <w:rPr>
          <w:rFonts w:cs="Times New Roman"/>
        </w:rPr>
      </w:pPr>
      <w:r w:rsidRPr="009000CE">
        <w:rPr>
          <w:rFonts w:cs="Times New Roman"/>
        </w:rPr>
        <w:t xml:space="preserve">The model produces </w:t>
      </w:r>
      <w:del w:id="4" w:author="Yurun Ying [2]" w:date="2026-04-22T14:22:00Z">
        <w:r w:rsidRPr="009000CE" w:rsidDel="006F6604">
          <w:rPr>
            <w:rFonts w:cs="Times New Roman"/>
          </w:rPr>
          <w:delText xml:space="preserve">three </w:delText>
        </w:r>
      </w:del>
      <w:ins w:id="5" w:author="Yurun Ying [2]" w:date="2026-04-22T14:22:00Z">
        <w:r w:rsidR="006F6604">
          <w:rPr>
            <w:rFonts w:cs="Times New Roman"/>
          </w:rPr>
          <w:t>two</w:t>
        </w:r>
        <w:r w:rsidR="006F6604" w:rsidRPr="009000CE">
          <w:rPr>
            <w:rFonts w:cs="Times New Roman"/>
          </w:rPr>
          <w:t xml:space="preserve"> </w:t>
        </w:r>
      </w:ins>
      <w:r w:rsidRPr="009000CE">
        <w:rPr>
          <w:rFonts w:cs="Times New Roman"/>
        </w:rPr>
        <w:t>primary outcome measures, computed separately for males and females:</w:t>
      </w:r>
    </w:p>
    <w:p w14:paraId="1253341F" w14:textId="298DAF96" w:rsidR="004C025A" w:rsidRPr="009000CE" w:rsidRDefault="00000000" w:rsidP="001B75C3">
      <w:pPr>
        <w:pStyle w:val="ListBullet"/>
        <w:tabs>
          <w:tab w:val="clear" w:pos="360"/>
        </w:tabs>
        <w:ind w:left="540" w:hanging="270"/>
        <w:rPr>
          <w:rFonts w:cs="Times New Roman"/>
        </w:rPr>
      </w:pPr>
      <w:r w:rsidRPr="009000CE">
        <w:rPr>
          <w:rFonts w:cs="Times New Roman"/>
        </w:rPr>
        <w:t>Mean number of short-term mating encounters.</w:t>
      </w:r>
    </w:p>
    <w:p w14:paraId="1D034AC0" w14:textId="00CC099C" w:rsidR="004C025A" w:rsidRPr="009000CE" w:rsidRDefault="00000000" w:rsidP="001B75C3">
      <w:pPr>
        <w:pStyle w:val="ListBullet"/>
        <w:tabs>
          <w:tab w:val="clear" w:pos="360"/>
        </w:tabs>
        <w:ind w:left="540" w:hanging="270"/>
        <w:rPr>
          <w:rFonts w:cs="Times New Roman"/>
        </w:rPr>
      </w:pPr>
      <w:r w:rsidRPr="009000CE">
        <w:rPr>
          <w:rFonts w:cs="Times New Roman"/>
        </w:rPr>
        <w:t xml:space="preserve">Mean number of </w:t>
      </w:r>
      <w:r w:rsidR="00F0088B">
        <w:rPr>
          <w:rFonts w:cs="Times New Roman"/>
        </w:rPr>
        <w:t>unique</w:t>
      </w:r>
      <w:r w:rsidRPr="009000CE">
        <w:rPr>
          <w:rFonts w:cs="Times New Roman"/>
        </w:rPr>
        <w:t xml:space="preserve"> short-term mat</w:t>
      </w:r>
      <w:r w:rsidR="00181B9C">
        <w:rPr>
          <w:rFonts w:cs="Times New Roman"/>
        </w:rPr>
        <w:t>ing</w:t>
      </w:r>
      <w:r w:rsidRPr="009000CE">
        <w:rPr>
          <w:rFonts w:cs="Times New Roman"/>
        </w:rPr>
        <w:t xml:space="preserve"> partners.</w:t>
      </w:r>
    </w:p>
    <w:p w14:paraId="10A91FD3" w14:textId="6D2D7F25" w:rsidR="004C025A" w:rsidRDefault="00000000" w:rsidP="00567B8F">
      <w:pPr>
        <w:ind w:firstLine="720"/>
        <w:rPr>
          <w:rFonts w:cs="Times New Roman"/>
        </w:rPr>
      </w:pPr>
      <w:del w:id="6" w:author="Yurun Ying [2]" w:date="2026-04-22T14:22:00Z">
        <w:r w:rsidRPr="009000CE" w:rsidDel="006F6604">
          <w:rPr>
            <w:rFonts w:cs="Times New Roman"/>
          </w:rPr>
          <w:delText>For the first two outcomes, w</w:delText>
        </w:r>
      </w:del>
      <w:ins w:id="7" w:author="Yurun Ying [2]" w:date="2026-04-22T14:22:00Z">
        <w:r w:rsidR="006F6604">
          <w:rPr>
            <w:rFonts w:cs="Times New Roman"/>
          </w:rPr>
          <w:t>W</w:t>
        </w:r>
      </w:ins>
      <w:r w:rsidRPr="009000CE">
        <w:rPr>
          <w:rFonts w:cs="Times New Roman"/>
        </w:rPr>
        <w:t>e report averages</w:t>
      </w:r>
      <w:ins w:id="8" w:author="Yurun Ying [2]" w:date="2026-04-22T14:22:00Z">
        <w:r w:rsidR="006F6604">
          <w:rPr>
            <w:rFonts w:cs="Times New Roman"/>
          </w:rPr>
          <w:t xml:space="preserve"> of these outcomes</w:t>
        </w:r>
      </w:ins>
      <w:r w:rsidRPr="009000CE">
        <w:rPr>
          <w:rFonts w:cs="Times New Roman"/>
        </w:rPr>
        <w:t xml:space="preserve"> in two ways: (a) averages across the full population </w:t>
      </w:r>
      <w:r w:rsidR="003142E6">
        <w:rPr>
          <w:rFonts w:cs="Times New Roman"/>
        </w:rPr>
        <w:t>(</w:t>
      </w:r>
      <w:r w:rsidR="003142E6" w:rsidRPr="00B57EFD">
        <w:rPr>
          <w:rFonts w:cs="Times New Roman"/>
          <w:i/>
          <w:iCs/>
        </w:rPr>
        <w:t>n</w:t>
      </w:r>
      <w:r w:rsidR="003142E6">
        <w:rPr>
          <w:rFonts w:cs="Times New Roman"/>
        </w:rPr>
        <w:t xml:space="preserve"> = 150) </w:t>
      </w:r>
      <w:r w:rsidRPr="009000CE">
        <w:rPr>
          <w:rFonts w:cs="Times New Roman"/>
        </w:rPr>
        <w:t xml:space="preserve">of each sex, and (b) averages restricted to </w:t>
      </w:r>
      <w:r w:rsidR="00B57EFD">
        <w:rPr>
          <w:rFonts w:cs="Times New Roman"/>
        </w:rPr>
        <w:t xml:space="preserve">just those in </w:t>
      </w:r>
      <w:r w:rsidRPr="009000CE">
        <w:rPr>
          <w:rFonts w:cs="Times New Roman"/>
        </w:rPr>
        <w:t>the mating pool.</w:t>
      </w:r>
      <w:r w:rsidR="00F031AC">
        <w:rPr>
          <w:rFonts w:cs="Times New Roman"/>
        </w:rPr>
        <w:t xml:space="preserve">  In the latter case, only agents with </w:t>
      </w:r>
      <w:r w:rsidR="00F031AC" w:rsidRPr="00F031AC">
        <w:rPr>
          <w:rFonts w:ascii="Courier New" w:hAnsi="Courier New" w:cs="Courier New"/>
          <w:i/>
          <w:iCs/>
          <w:highlight w:val="lightGray"/>
        </w:rPr>
        <w:t>short-term-count</w:t>
      </w:r>
      <w:r w:rsidR="00F031AC" w:rsidRPr="009000CE">
        <w:rPr>
          <w:rFonts w:cs="Times New Roman"/>
        </w:rPr>
        <w:t xml:space="preserve"> &gt; 0</w:t>
      </w:r>
      <w:r w:rsidR="00F031AC">
        <w:rPr>
          <w:rFonts w:cs="Times New Roman"/>
        </w:rPr>
        <w:t xml:space="preserve"> are considered.</w:t>
      </w:r>
      <w:r w:rsidRPr="009000CE">
        <w:rPr>
          <w:rFonts w:cs="Times New Roman"/>
        </w:rPr>
        <w:t xml:space="preserve"> </w:t>
      </w:r>
      <w:ins w:id="9" w:author="Yurun Ying [2]" w:date="2026-04-22T14:22:00Z">
        <w:r w:rsidR="006F6604">
          <w:rPr>
            <w:rFonts w:cs="Times New Roman"/>
          </w:rPr>
          <w:t xml:space="preserve">Additionally, we </w:t>
        </w:r>
      </w:ins>
      <w:ins w:id="10" w:author="Yurun Ying [2]" w:date="2026-04-22T14:23:00Z">
        <w:r w:rsidR="006F6604">
          <w:rPr>
            <w:rFonts w:cs="Times New Roman"/>
          </w:rPr>
          <w:t xml:space="preserve">also measure the size </w:t>
        </w:r>
      </w:ins>
      <w:ins w:id="11" w:author="Yurun Ying [2]" w:date="2026-04-22T14:26:00Z">
        <w:r w:rsidR="006F6604" w:rsidRPr="009000CE">
          <w:rPr>
            <w:rFonts w:cs="Times New Roman"/>
          </w:rPr>
          <w:t xml:space="preserve">of the “mating pool,” defined as the proportion of agents </w:t>
        </w:r>
        <w:r w:rsidR="006F6604">
          <w:rPr>
            <w:rFonts w:cs="Times New Roman"/>
          </w:rPr>
          <w:t xml:space="preserve">of each sex </w:t>
        </w:r>
        <w:r w:rsidR="006F6604" w:rsidRPr="009000CE">
          <w:rPr>
            <w:rFonts w:cs="Times New Roman"/>
          </w:rPr>
          <w:t>with at least one short-term encounter (</w:t>
        </w:r>
        <w:r w:rsidR="006F6604">
          <w:rPr>
            <w:rFonts w:cs="Times New Roman"/>
          </w:rPr>
          <w:t>i.e.,</w:t>
        </w:r>
        <w:r w:rsidR="006F6604" w:rsidRPr="009000CE">
          <w:rPr>
            <w:rFonts w:cs="Times New Roman"/>
          </w:rPr>
          <w:t xml:space="preserve"> </w:t>
        </w:r>
        <w:r w:rsidR="006F6604" w:rsidRPr="00F031AC">
          <w:rPr>
            <w:rFonts w:ascii="Courier New" w:hAnsi="Courier New" w:cs="Courier New"/>
            <w:i/>
            <w:iCs/>
            <w:highlight w:val="lightGray"/>
          </w:rPr>
          <w:t>short-term-count</w:t>
        </w:r>
        <w:r w:rsidR="006F6604" w:rsidRPr="009000CE">
          <w:rPr>
            <w:rFonts w:cs="Times New Roman"/>
          </w:rPr>
          <w:t xml:space="preserve"> &gt; 0)</w:t>
        </w:r>
        <w:r w:rsidR="0019565E">
          <w:rPr>
            <w:rFonts w:cs="Times New Roman"/>
          </w:rPr>
          <w:t xml:space="preserve"> in the experiment with a hete</w:t>
        </w:r>
      </w:ins>
      <w:ins w:id="12" w:author="Yurun Ying [2]" w:date="2026-04-22T14:27:00Z">
        <w:r w:rsidR="0019565E">
          <w:rPr>
            <w:rFonts w:cs="Times New Roman"/>
          </w:rPr>
          <w:t>rosexual population</w:t>
        </w:r>
      </w:ins>
      <w:commentRangeStart w:id="13"/>
      <w:ins w:id="14" w:author="Yurun Ying [2]" w:date="2026-04-22T14:26:00Z">
        <w:r w:rsidR="006F6604" w:rsidRPr="009000CE">
          <w:rPr>
            <w:rFonts w:cs="Times New Roman"/>
          </w:rPr>
          <w:t>.</w:t>
        </w:r>
      </w:ins>
      <w:commentRangeEnd w:id="13"/>
      <w:ins w:id="15" w:author="Yurun Ying [2]" w:date="2026-04-22T16:17:00Z">
        <w:r w:rsidR="00160CC4">
          <w:rPr>
            <w:rStyle w:val="CommentReference"/>
          </w:rPr>
          <w:commentReference w:id="13"/>
        </w:r>
      </w:ins>
    </w:p>
    <w:p w14:paraId="2B5B420A" w14:textId="77777777" w:rsidR="008D2B61" w:rsidRPr="003B6293" w:rsidRDefault="008D2B61" w:rsidP="008D2B61">
      <w:pPr>
        <w:rPr>
          <w:rFonts w:cs="Times New Roman"/>
          <w:b/>
          <w:bCs/>
        </w:rPr>
      </w:pPr>
      <w:r w:rsidRPr="003B6293">
        <w:rPr>
          <w:rFonts w:cs="Times New Roman"/>
          <w:b/>
          <w:bCs/>
        </w:rPr>
        <w:t>Simulation Experiments</w:t>
      </w:r>
    </w:p>
    <w:p w14:paraId="59DF1414" w14:textId="0B4B8D72" w:rsidR="00B165A3" w:rsidRPr="009000CE" w:rsidRDefault="008D2B61" w:rsidP="0006389C">
      <w:pPr>
        <w:ind w:firstLine="720"/>
        <w:rPr>
          <w:rFonts w:cs="Times New Roman"/>
        </w:rPr>
      </w:pPr>
      <w:r>
        <w:rPr>
          <w:rFonts w:cs="Times New Roman"/>
        </w:rPr>
        <w:t>As noted, we conducted t</w:t>
      </w:r>
      <w:r w:rsidRPr="009000CE" w:rsidDel="00B46D1A">
        <w:rPr>
          <w:rFonts w:cs="Times New Roman"/>
        </w:rPr>
        <w:t>wo experiments</w:t>
      </w:r>
      <w:r>
        <w:rPr>
          <w:rFonts w:cs="Times New Roman"/>
        </w:rPr>
        <w:t xml:space="preserve"> with this model, one simulating an exclusively </w:t>
      </w:r>
      <w:r w:rsidRPr="009000CE" w:rsidDel="00B46D1A">
        <w:rPr>
          <w:rFonts w:cs="Times New Roman"/>
        </w:rPr>
        <w:t xml:space="preserve">heterosexual population </w:t>
      </w:r>
      <w:r>
        <w:rPr>
          <w:rFonts w:cs="Times New Roman"/>
        </w:rPr>
        <w:t>(Experiment 1), and one simulating an exclusively same-sex p</w:t>
      </w:r>
      <w:r w:rsidRPr="009000CE" w:rsidDel="00B46D1A">
        <w:rPr>
          <w:rFonts w:cs="Times New Roman"/>
        </w:rPr>
        <w:t>opulation</w:t>
      </w:r>
      <w:r>
        <w:rPr>
          <w:rFonts w:cs="Times New Roman"/>
        </w:rPr>
        <w:t xml:space="preserve"> (Experiment 2).  B</w:t>
      </w:r>
      <w:r w:rsidRPr="009000CE" w:rsidDel="00B46D1A">
        <w:rPr>
          <w:rFonts w:cs="Times New Roman"/>
        </w:rPr>
        <w:t>oth experiments</w:t>
      </w:r>
      <w:r>
        <w:rPr>
          <w:rFonts w:cs="Times New Roman"/>
        </w:rPr>
        <w:t xml:space="preserve"> involved 150 male agents and 150 female agents</w:t>
      </w:r>
      <w:r w:rsidR="009D4095">
        <w:rPr>
          <w:rFonts w:cs="Times New Roman"/>
        </w:rPr>
        <w:t>,</w:t>
      </w:r>
      <w:r w:rsidR="00C46D98">
        <w:rPr>
          <w:rFonts w:cs="Times New Roman"/>
        </w:rPr>
        <w:t xml:space="preserve"> and i</w:t>
      </w:r>
      <w:r>
        <w:rPr>
          <w:rFonts w:cs="Times New Roman"/>
        </w:rPr>
        <w:t xml:space="preserve">n both we </w:t>
      </w:r>
      <w:r w:rsidRPr="009000CE" w:rsidDel="00B46D1A">
        <w:rPr>
          <w:rFonts w:cs="Times New Roman"/>
        </w:rPr>
        <w:t>manipulate</w:t>
      </w:r>
      <w:r>
        <w:rPr>
          <w:rFonts w:cs="Times New Roman"/>
        </w:rPr>
        <w:t>d</w:t>
      </w:r>
      <w:r w:rsidRPr="009000CE" w:rsidDel="00B46D1A">
        <w:rPr>
          <w:rFonts w:cs="Times New Roman"/>
        </w:rPr>
        <w:t xml:space="preserve"> whether males and females differ</w:t>
      </w:r>
      <w:r>
        <w:rPr>
          <w:rFonts w:cs="Times New Roman"/>
        </w:rPr>
        <w:t>ed</w:t>
      </w:r>
      <w:r w:rsidRPr="009000CE" w:rsidDel="00B46D1A">
        <w:rPr>
          <w:rFonts w:cs="Times New Roman"/>
        </w:rPr>
        <w:t xml:space="preserve"> in (a) the</w:t>
      </w:r>
      <w:r>
        <w:rPr>
          <w:rFonts w:cs="Times New Roman"/>
        </w:rPr>
        <w:t>ir</w:t>
      </w:r>
      <w:r w:rsidRPr="009000CE" w:rsidDel="00B46D1A">
        <w:rPr>
          <w:rFonts w:cs="Times New Roman"/>
        </w:rPr>
        <w:t xml:space="preserve"> willing</w:t>
      </w:r>
      <w:r>
        <w:rPr>
          <w:rFonts w:cs="Times New Roman"/>
        </w:rPr>
        <w:t>ness</w:t>
      </w:r>
      <w:r w:rsidRPr="009000CE" w:rsidDel="00B46D1A">
        <w:rPr>
          <w:rFonts w:cs="Times New Roman"/>
        </w:rPr>
        <w:t xml:space="preserve"> to engage in short-term mating and (b)</w:t>
      </w:r>
      <w:r>
        <w:rPr>
          <w:rFonts w:cs="Times New Roman"/>
        </w:rPr>
        <w:t xml:space="preserve"> their </w:t>
      </w:r>
      <w:r w:rsidRPr="009000CE" w:rsidDel="00B46D1A">
        <w:rPr>
          <w:rFonts w:cs="Times New Roman"/>
        </w:rPr>
        <w:t xml:space="preserve">minimum </w:t>
      </w:r>
      <w:r>
        <w:rPr>
          <w:rFonts w:cs="Times New Roman"/>
        </w:rPr>
        <w:t>desirability</w:t>
      </w:r>
      <w:r w:rsidRPr="009000CE" w:rsidDel="00B46D1A">
        <w:rPr>
          <w:rFonts w:cs="Times New Roman"/>
        </w:rPr>
        <w:t xml:space="preserve"> standards for short-term</w:t>
      </w:r>
      <w:r>
        <w:rPr>
          <w:rFonts w:cs="Times New Roman"/>
        </w:rPr>
        <w:t xml:space="preserve"> mating partners. </w:t>
      </w:r>
      <w:r w:rsidR="002802E1">
        <w:rPr>
          <w:rFonts w:cs="Times New Roman"/>
        </w:rPr>
        <w:t xml:space="preserve">The values of these </w:t>
      </w:r>
      <w:r w:rsidR="002802E1" w:rsidRPr="002802E1">
        <w:rPr>
          <w:rFonts w:cs="Times New Roman"/>
        </w:rPr>
        <w:t>two p</w:t>
      </w:r>
      <w:r w:rsidR="002802E1" w:rsidRPr="00EB0B07" w:rsidDel="00B46D1A">
        <w:rPr>
          <w:rFonts w:cs="Times New Roman"/>
        </w:rPr>
        <w:t>arameter</w:t>
      </w:r>
      <w:r w:rsidR="002802E1" w:rsidRPr="00EB0B07">
        <w:rPr>
          <w:rFonts w:cs="Times New Roman"/>
        </w:rPr>
        <w:t>s</w:t>
      </w:r>
      <w:r w:rsidR="002802E1" w:rsidRPr="00EB0B07" w:rsidDel="00B46D1A">
        <w:rPr>
          <w:rFonts w:cs="Times New Roman"/>
        </w:rPr>
        <w:t xml:space="preserve"> were chosen to be simple and empirically plausible. When the model include</w:t>
      </w:r>
      <w:r w:rsidR="00AD2444">
        <w:rPr>
          <w:rFonts w:cs="Times New Roman"/>
        </w:rPr>
        <w:t>d</w:t>
      </w:r>
      <w:r w:rsidR="002802E1" w:rsidRPr="00EB0B07" w:rsidDel="00B46D1A">
        <w:rPr>
          <w:rFonts w:cs="Times New Roman"/>
        </w:rPr>
        <w:t xml:space="preserve"> a sex difference in </w:t>
      </w:r>
      <w:r w:rsidR="00C46D98">
        <w:rPr>
          <w:rFonts w:cs="Times New Roman"/>
        </w:rPr>
        <w:t xml:space="preserve">willingness to engage in </w:t>
      </w:r>
      <w:r w:rsidR="002802E1" w:rsidRPr="00C46D98" w:rsidDel="00B46D1A">
        <w:rPr>
          <w:rFonts w:cs="Times New Roman"/>
        </w:rPr>
        <w:t xml:space="preserve">short-term mating, males </w:t>
      </w:r>
      <w:r w:rsidR="00A670CD">
        <w:rPr>
          <w:rFonts w:cs="Times New Roman"/>
        </w:rPr>
        <w:t>were</w:t>
      </w:r>
      <w:r w:rsidR="00BE5623">
        <w:rPr>
          <w:rFonts w:cs="Times New Roman"/>
        </w:rPr>
        <w:t xml:space="preserve"> always</w:t>
      </w:r>
      <w:r w:rsidR="002802E1" w:rsidRPr="00C46D98" w:rsidDel="00B46D1A">
        <w:rPr>
          <w:rFonts w:cs="Times New Roman"/>
        </w:rPr>
        <w:t xml:space="preserve"> assigned a higher </w:t>
      </w:r>
      <w:r w:rsidR="007540F0">
        <w:rPr>
          <w:rFonts w:cs="Times New Roman"/>
          <w:b/>
          <w:bCs/>
        </w:rPr>
        <w:t>willingness</w:t>
      </w:r>
      <w:r w:rsidR="002802E1" w:rsidRPr="00EB0B07" w:rsidDel="00B46D1A">
        <w:rPr>
          <w:rFonts w:cs="Times New Roman"/>
        </w:rPr>
        <w:t xml:space="preserve"> than females (0.4 vs. 0.25</w:t>
      </w:r>
      <w:r w:rsidR="0006542A">
        <w:rPr>
          <w:rFonts w:cs="Times New Roman"/>
        </w:rPr>
        <w:t>, respectively</w:t>
      </w:r>
      <w:r w:rsidR="002802E1" w:rsidRPr="0006542A" w:rsidDel="00B46D1A">
        <w:rPr>
          <w:rFonts w:cs="Times New Roman"/>
        </w:rPr>
        <w:t xml:space="preserve">), consistent with </w:t>
      </w:r>
      <w:r w:rsidR="002802E1">
        <w:rPr>
          <w:rFonts w:cs="Times New Roman"/>
        </w:rPr>
        <w:lastRenderedPageBreak/>
        <w:t xml:space="preserve">empirical </w:t>
      </w:r>
      <w:r w:rsidR="002802E1" w:rsidRPr="002802E1" w:rsidDel="00B46D1A">
        <w:rPr>
          <w:rFonts w:cs="Times New Roman"/>
        </w:rPr>
        <w:t xml:space="preserve">work on </w:t>
      </w:r>
      <w:proofErr w:type="spellStart"/>
      <w:r w:rsidR="002802E1" w:rsidRPr="002802E1" w:rsidDel="00B46D1A">
        <w:rPr>
          <w:rFonts w:cs="Times New Roman"/>
        </w:rPr>
        <w:t>sociosexuality</w:t>
      </w:r>
      <w:proofErr w:type="spellEnd"/>
      <w:r w:rsidR="002802E1" w:rsidRPr="002802E1" w:rsidDel="00B46D1A">
        <w:rPr>
          <w:rFonts w:cs="Times New Roman"/>
        </w:rPr>
        <w:t xml:space="preserve"> and short-term mating motivation (Buss &amp; Schmitt, 1993; Schmitt, 2003; Schmitt et al., 2001). </w:t>
      </w:r>
      <w:r w:rsidR="00AD2444">
        <w:rPr>
          <w:rFonts w:cs="Times New Roman"/>
        </w:rPr>
        <w:t xml:space="preserve">When the model did not include </w:t>
      </w:r>
      <w:r w:rsidR="00AD2444" w:rsidRPr="006F6F94" w:rsidDel="00B46D1A">
        <w:rPr>
          <w:rFonts w:cs="Times New Roman"/>
        </w:rPr>
        <w:t xml:space="preserve">a sex difference in </w:t>
      </w:r>
      <w:r w:rsidR="00AD2444">
        <w:rPr>
          <w:rFonts w:cs="Times New Roman"/>
        </w:rPr>
        <w:t xml:space="preserve">willingness to engage in </w:t>
      </w:r>
      <w:r w:rsidR="00AD2444" w:rsidRPr="00C46D98" w:rsidDel="00B46D1A">
        <w:rPr>
          <w:rFonts w:cs="Times New Roman"/>
        </w:rPr>
        <w:t xml:space="preserve">short-term mating, males </w:t>
      </w:r>
      <w:r w:rsidR="00AD2444">
        <w:rPr>
          <w:rFonts w:cs="Times New Roman"/>
        </w:rPr>
        <w:t xml:space="preserve">and females were both </w:t>
      </w:r>
      <w:r w:rsidR="00AD2444" w:rsidRPr="00C46D98" w:rsidDel="00B46D1A">
        <w:rPr>
          <w:rFonts w:cs="Times New Roman"/>
        </w:rPr>
        <w:t xml:space="preserve">assigned a </w:t>
      </w:r>
      <w:r w:rsidR="007540F0">
        <w:rPr>
          <w:rFonts w:cs="Times New Roman"/>
          <w:b/>
          <w:bCs/>
        </w:rPr>
        <w:t>willingness</w:t>
      </w:r>
      <w:r w:rsidR="00AD2444" w:rsidRPr="006F6F94" w:rsidDel="00B46D1A">
        <w:rPr>
          <w:rFonts w:cs="Times New Roman"/>
        </w:rPr>
        <w:t xml:space="preserve"> </w:t>
      </w:r>
      <w:r w:rsidR="00AD2444">
        <w:rPr>
          <w:rFonts w:cs="Times New Roman"/>
        </w:rPr>
        <w:t xml:space="preserve">of </w:t>
      </w:r>
      <w:r>
        <w:rPr>
          <w:rFonts w:cs="Times New Roman"/>
        </w:rPr>
        <w:t xml:space="preserve">0.25. </w:t>
      </w:r>
      <w:r w:rsidR="002802E1" w:rsidRPr="002802E1" w:rsidDel="00B46D1A">
        <w:rPr>
          <w:rFonts w:cs="Times New Roman"/>
        </w:rPr>
        <w:t xml:space="preserve">When the model includes a sex difference in </w:t>
      </w:r>
      <w:r w:rsidR="003B6293">
        <w:rPr>
          <w:rFonts w:cs="Times New Roman"/>
        </w:rPr>
        <w:t>desirability</w:t>
      </w:r>
      <w:r w:rsidR="003B6293" w:rsidRPr="009000CE" w:rsidDel="00B46D1A">
        <w:rPr>
          <w:rFonts w:cs="Times New Roman"/>
        </w:rPr>
        <w:t xml:space="preserve"> standards for short-term</w:t>
      </w:r>
      <w:r w:rsidR="003B6293">
        <w:rPr>
          <w:rFonts w:cs="Times New Roman"/>
        </w:rPr>
        <w:t xml:space="preserve"> mat</w:t>
      </w:r>
      <w:r w:rsidR="00181B9C">
        <w:rPr>
          <w:rFonts w:cs="Times New Roman"/>
        </w:rPr>
        <w:t>ing partner</w:t>
      </w:r>
      <w:r w:rsidR="00284482">
        <w:rPr>
          <w:rFonts w:cs="Times New Roman"/>
        </w:rPr>
        <w:t>s</w:t>
      </w:r>
      <w:r w:rsidR="002802E1" w:rsidRPr="002802E1" w:rsidDel="00B46D1A">
        <w:rPr>
          <w:rFonts w:cs="Times New Roman"/>
        </w:rPr>
        <w:t xml:space="preserve">, males </w:t>
      </w:r>
      <w:r w:rsidR="00EE7BB0">
        <w:rPr>
          <w:rFonts w:cs="Times New Roman"/>
        </w:rPr>
        <w:t>we</w:t>
      </w:r>
      <w:r w:rsidR="002802E1" w:rsidRPr="002802E1" w:rsidDel="00B46D1A">
        <w:rPr>
          <w:rFonts w:cs="Times New Roman"/>
        </w:rPr>
        <w:t xml:space="preserve">re </w:t>
      </w:r>
      <w:r w:rsidR="00BE5623">
        <w:rPr>
          <w:rFonts w:cs="Times New Roman"/>
        </w:rPr>
        <w:t xml:space="preserve">always </w:t>
      </w:r>
      <w:r w:rsidR="002802E1" w:rsidRPr="002802E1" w:rsidDel="00B46D1A">
        <w:rPr>
          <w:rFonts w:cs="Times New Roman"/>
        </w:rPr>
        <w:t>assigned a lower</w:t>
      </w:r>
      <w:r w:rsidR="002802E1" w:rsidRPr="002802E1">
        <w:rPr>
          <w:rFonts w:cs="Times New Roman"/>
        </w:rPr>
        <w:t xml:space="preserve"> </w:t>
      </w:r>
      <w:r w:rsidR="00EE7BB0">
        <w:rPr>
          <w:rFonts w:cs="Times New Roman"/>
        </w:rPr>
        <w:t>desirability</w:t>
      </w:r>
      <w:r w:rsidR="002802E1" w:rsidRPr="002802E1" w:rsidDel="00B46D1A">
        <w:rPr>
          <w:rFonts w:cs="Times New Roman"/>
        </w:rPr>
        <w:t xml:space="preserve"> standard than females (3 vs. 5</w:t>
      </w:r>
      <w:r w:rsidR="0006542A">
        <w:rPr>
          <w:rFonts w:cs="Times New Roman"/>
        </w:rPr>
        <w:t>, respectively,</w:t>
      </w:r>
      <w:r w:rsidR="002802E1" w:rsidRPr="002802E1" w:rsidDel="00B46D1A">
        <w:rPr>
          <w:rFonts w:cs="Times New Roman"/>
        </w:rPr>
        <w:t xml:space="preserve"> on a 0–10 desirability scale), </w:t>
      </w:r>
      <w:r w:rsidR="003B6293">
        <w:rPr>
          <w:rFonts w:cs="Times New Roman"/>
        </w:rPr>
        <w:t xml:space="preserve">which is </w:t>
      </w:r>
      <w:r w:rsidR="002802E1" w:rsidRPr="002802E1" w:rsidDel="00B46D1A">
        <w:rPr>
          <w:rFonts w:cs="Times New Roman"/>
        </w:rPr>
        <w:t xml:space="preserve">consistent with evidence that men, on average, </w:t>
      </w:r>
      <w:r w:rsidR="00E33F27">
        <w:rPr>
          <w:rFonts w:cs="Times New Roman"/>
        </w:rPr>
        <w:t>have</w:t>
      </w:r>
      <w:r w:rsidR="002802E1" w:rsidRPr="002802E1" w:rsidDel="00B46D1A">
        <w:rPr>
          <w:rFonts w:cs="Times New Roman"/>
        </w:rPr>
        <w:t xml:space="preserve"> lower minimum standards for casual partners than </w:t>
      </w:r>
      <w:r w:rsidR="003B6293">
        <w:rPr>
          <w:rFonts w:cs="Times New Roman"/>
        </w:rPr>
        <w:t xml:space="preserve">do </w:t>
      </w:r>
      <w:r w:rsidR="002802E1" w:rsidRPr="002802E1" w:rsidDel="00B46D1A">
        <w:rPr>
          <w:rFonts w:cs="Times New Roman"/>
        </w:rPr>
        <w:t>women (Kenrick et al., 1990; Regan, 1998).</w:t>
      </w:r>
      <w:r w:rsidR="00CC0253">
        <w:rPr>
          <w:rFonts w:cs="Times New Roman"/>
        </w:rPr>
        <w:t xml:space="preserve"> </w:t>
      </w:r>
      <w:r w:rsidR="00AD2444" w:rsidRPr="002802E1" w:rsidDel="00B46D1A">
        <w:rPr>
          <w:rFonts w:cs="Times New Roman"/>
        </w:rPr>
        <w:t xml:space="preserve">When the model </w:t>
      </w:r>
      <w:r w:rsidR="00AD2444">
        <w:rPr>
          <w:rFonts w:cs="Times New Roman"/>
        </w:rPr>
        <w:t xml:space="preserve">did </w:t>
      </w:r>
      <w:r w:rsidR="0006389C">
        <w:rPr>
          <w:rFonts w:cs="Times New Roman"/>
        </w:rPr>
        <w:t xml:space="preserve">not </w:t>
      </w:r>
      <w:r w:rsidR="00AD2444" w:rsidRPr="002802E1" w:rsidDel="00B46D1A">
        <w:rPr>
          <w:rFonts w:cs="Times New Roman"/>
        </w:rPr>
        <w:t xml:space="preserve">include a sex difference in </w:t>
      </w:r>
      <w:r w:rsidR="00AD2444">
        <w:rPr>
          <w:rFonts w:cs="Times New Roman"/>
        </w:rPr>
        <w:t>desirability</w:t>
      </w:r>
      <w:r w:rsidR="00AD2444" w:rsidRPr="009000CE" w:rsidDel="00B46D1A">
        <w:rPr>
          <w:rFonts w:cs="Times New Roman"/>
        </w:rPr>
        <w:t xml:space="preserve"> standards for short-term</w:t>
      </w:r>
      <w:r w:rsidR="00AD2444">
        <w:rPr>
          <w:rFonts w:cs="Times New Roman"/>
        </w:rPr>
        <w:t xml:space="preserve"> mating partners</w:t>
      </w:r>
      <w:r w:rsidR="00AD2444" w:rsidRPr="002802E1" w:rsidDel="00B46D1A">
        <w:rPr>
          <w:rFonts w:cs="Times New Roman"/>
        </w:rPr>
        <w:t xml:space="preserve">, males </w:t>
      </w:r>
      <w:r w:rsidR="004B4E16">
        <w:rPr>
          <w:rFonts w:cs="Times New Roman"/>
        </w:rPr>
        <w:t xml:space="preserve">and females </w:t>
      </w:r>
      <w:r w:rsidR="00AD2444">
        <w:rPr>
          <w:rFonts w:cs="Times New Roman"/>
        </w:rPr>
        <w:t>we</w:t>
      </w:r>
      <w:r w:rsidR="00AD2444" w:rsidRPr="002802E1" w:rsidDel="00B46D1A">
        <w:rPr>
          <w:rFonts w:cs="Times New Roman"/>
        </w:rPr>
        <w:t xml:space="preserve">re </w:t>
      </w:r>
      <w:r w:rsidR="004B4E16">
        <w:rPr>
          <w:rFonts w:cs="Times New Roman"/>
        </w:rPr>
        <w:t xml:space="preserve">both </w:t>
      </w:r>
      <w:r w:rsidR="00AD2444" w:rsidRPr="002802E1" w:rsidDel="00B46D1A">
        <w:rPr>
          <w:rFonts w:cs="Times New Roman"/>
        </w:rPr>
        <w:t xml:space="preserve">assigned </w:t>
      </w:r>
      <w:r w:rsidR="007E51D7">
        <w:rPr>
          <w:rFonts w:cs="Times New Roman"/>
        </w:rPr>
        <w:t xml:space="preserve">a </w:t>
      </w:r>
      <w:r w:rsidR="00AD2444">
        <w:rPr>
          <w:rFonts w:cs="Times New Roman"/>
        </w:rPr>
        <w:t>desirability</w:t>
      </w:r>
      <w:r w:rsidR="00AD2444" w:rsidRPr="002802E1" w:rsidDel="00B46D1A">
        <w:rPr>
          <w:rFonts w:cs="Times New Roman"/>
        </w:rPr>
        <w:t xml:space="preserve"> standard </w:t>
      </w:r>
      <w:r w:rsidR="004B4E16">
        <w:rPr>
          <w:rFonts w:cs="Times New Roman"/>
        </w:rPr>
        <w:t xml:space="preserve">of </w:t>
      </w:r>
      <w:r>
        <w:rPr>
          <w:rFonts w:cs="Times New Roman"/>
        </w:rPr>
        <w:t>5.</w:t>
      </w:r>
      <w:r w:rsidR="00CC0253">
        <w:rPr>
          <w:rFonts w:cs="Times New Roman"/>
        </w:rPr>
        <w:t xml:space="preserve"> </w:t>
      </w:r>
      <w:r w:rsidR="00E33F27">
        <w:rPr>
          <w:rFonts w:cs="Times New Roman"/>
        </w:rPr>
        <w:t>For each experiment, the model was run 2,500 times with e</w:t>
      </w:r>
      <w:r w:rsidR="00CC0253">
        <w:rPr>
          <w:rFonts w:cs="Times New Roman"/>
        </w:rPr>
        <w:t>ach combination of parameter values</w:t>
      </w:r>
      <w:r w:rsidR="005A057C">
        <w:rPr>
          <w:rFonts w:cs="Times New Roman"/>
        </w:rPr>
        <w:t xml:space="preserve"> (10,000 runs in all)</w:t>
      </w:r>
      <w:r w:rsidR="00E33F27">
        <w:rPr>
          <w:rFonts w:cs="Times New Roman"/>
        </w:rPr>
        <w:t xml:space="preserve">, </w:t>
      </w:r>
      <w:r w:rsidR="0006389C">
        <w:rPr>
          <w:rFonts w:cs="Times New Roman"/>
        </w:rPr>
        <w:t>and</w:t>
      </w:r>
      <w:r w:rsidR="00E33F27">
        <w:rPr>
          <w:rFonts w:cs="Times New Roman"/>
        </w:rPr>
        <w:t xml:space="preserve"> each run terminat</w:t>
      </w:r>
      <w:r w:rsidR="0006389C">
        <w:rPr>
          <w:rFonts w:cs="Times New Roman"/>
        </w:rPr>
        <w:t>ed</w:t>
      </w:r>
      <w:r w:rsidR="00E33F27">
        <w:rPr>
          <w:rFonts w:cs="Times New Roman"/>
        </w:rPr>
        <w:t xml:space="preserve"> </w:t>
      </w:r>
      <w:r w:rsidR="005A057C">
        <w:rPr>
          <w:rFonts w:cs="Times New Roman"/>
        </w:rPr>
        <w:t xml:space="preserve">after </w:t>
      </w:r>
      <w:r w:rsidR="00E33F27">
        <w:rPr>
          <w:rFonts w:cs="Times New Roman"/>
        </w:rPr>
        <w:t>reach</w:t>
      </w:r>
      <w:r w:rsidR="005A057C">
        <w:rPr>
          <w:rFonts w:cs="Times New Roman"/>
        </w:rPr>
        <w:t>ing</w:t>
      </w:r>
      <w:r w:rsidR="00E33F27">
        <w:rPr>
          <w:rFonts w:cs="Times New Roman"/>
        </w:rPr>
        <w:t xml:space="preserve"> 1,000 ticks.</w:t>
      </w:r>
      <w:r w:rsidR="00CC0253">
        <w:rPr>
          <w:rFonts w:cs="Times New Roman"/>
        </w:rPr>
        <w:t xml:space="preserve">  </w:t>
      </w:r>
      <w:r w:rsidR="00B165A3" w:rsidRPr="00E96BDB">
        <w:rPr>
          <w:rFonts w:cs="Times New Roman"/>
        </w:rPr>
        <w:t xml:space="preserve">The </w:t>
      </w:r>
      <w:r w:rsidR="0006389C" w:rsidRPr="00FC1981">
        <w:rPr>
          <w:rFonts w:cs="Times New Roman"/>
        </w:rPr>
        <w:t>main res</w:t>
      </w:r>
      <w:r w:rsidR="0006389C">
        <w:rPr>
          <w:rFonts w:cs="Times New Roman"/>
        </w:rPr>
        <w:t>ults</w:t>
      </w:r>
      <w:r w:rsidR="00B165A3" w:rsidRPr="009000CE">
        <w:rPr>
          <w:rFonts w:cs="Times New Roman"/>
        </w:rPr>
        <w:t xml:space="preserve"> </w:t>
      </w:r>
      <w:r w:rsidR="00933E6E">
        <w:rPr>
          <w:rFonts w:cs="Times New Roman"/>
        </w:rPr>
        <w:t xml:space="preserve">from both experiments </w:t>
      </w:r>
      <w:r w:rsidR="00B165A3" w:rsidRPr="009000CE">
        <w:rPr>
          <w:rFonts w:cs="Times New Roman"/>
        </w:rPr>
        <w:t>are reported below</w:t>
      </w:r>
      <w:r w:rsidR="00B165A3">
        <w:rPr>
          <w:rFonts w:cs="Times New Roman"/>
        </w:rPr>
        <w:t>.  T</w:t>
      </w:r>
      <w:r w:rsidR="00B165A3" w:rsidRPr="009000CE">
        <w:rPr>
          <w:rFonts w:cs="Times New Roman"/>
        </w:rPr>
        <w:t>he</w:t>
      </w:r>
      <w:r w:rsidR="0006389C">
        <w:rPr>
          <w:rFonts w:cs="Times New Roman"/>
        </w:rPr>
        <w:t xml:space="preserve">se results </w:t>
      </w:r>
      <w:r w:rsidR="00B165A3" w:rsidRPr="009000CE">
        <w:rPr>
          <w:rFonts w:cs="Times New Roman"/>
        </w:rPr>
        <w:t xml:space="preserve">were also checked for robustness over alternative values of </w:t>
      </w:r>
      <w:r w:rsidR="00B165A3" w:rsidRPr="001B75C3">
        <w:rPr>
          <w:rFonts w:cs="Times New Roman"/>
          <w:b/>
          <w:bCs/>
        </w:rPr>
        <w:t>long-term-likelihood</w:t>
      </w:r>
      <w:r w:rsidR="0006389C">
        <w:rPr>
          <w:rFonts w:cs="Times New Roman"/>
        </w:rPr>
        <w:t xml:space="preserve">. </w:t>
      </w:r>
    </w:p>
    <w:p w14:paraId="4336A936" w14:textId="77777777" w:rsidR="004C025A" w:rsidRPr="00F031AC" w:rsidRDefault="00000000" w:rsidP="00F031AC">
      <w:pPr>
        <w:pStyle w:val="Heading1"/>
        <w:spacing w:before="0"/>
        <w:jc w:val="center"/>
        <w:rPr>
          <w:rFonts w:ascii="Times New Roman" w:hAnsi="Times New Roman" w:cs="Times New Roman"/>
        </w:rPr>
      </w:pPr>
      <w:r w:rsidRPr="000D4A25">
        <w:rPr>
          <w:rFonts w:ascii="Times New Roman" w:hAnsi="Times New Roman" w:cs="Times New Roman"/>
        </w:rPr>
        <w:t>Results</w:t>
      </w:r>
    </w:p>
    <w:p w14:paraId="23064201" w14:textId="2FC95266" w:rsidR="004C025A" w:rsidRPr="00F031AC" w:rsidRDefault="00B5374A" w:rsidP="00F031AC">
      <w:pPr>
        <w:pStyle w:val="Heading2"/>
        <w:spacing w:before="0"/>
        <w:rPr>
          <w:rFonts w:ascii="Times New Roman" w:hAnsi="Times New Roman" w:cs="Times New Roman"/>
          <w:b/>
          <w:bCs w:val="0"/>
        </w:rPr>
      </w:pPr>
      <w:r>
        <w:rPr>
          <w:rFonts w:ascii="Times New Roman" w:hAnsi="Times New Roman" w:cs="Times New Roman"/>
          <w:b/>
          <w:bCs w:val="0"/>
        </w:rPr>
        <w:t xml:space="preserve">Experiment 1: </w:t>
      </w:r>
      <w:r w:rsidRPr="00F031AC">
        <w:rPr>
          <w:rFonts w:ascii="Times New Roman" w:hAnsi="Times New Roman" w:cs="Times New Roman"/>
          <w:b/>
          <w:bCs w:val="0"/>
        </w:rPr>
        <w:t>Heterosexual Population</w:t>
      </w:r>
      <w:r w:rsidR="004E5842">
        <w:rPr>
          <w:rFonts w:ascii="Times New Roman" w:hAnsi="Times New Roman" w:cs="Times New Roman"/>
          <w:b/>
          <w:bCs w:val="0"/>
        </w:rPr>
        <w:t>s</w:t>
      </w:r>
      <w:r w:rsidR="00F17341" w:rsidRPr="00F031AC">
        <w:rPr>
          <w:rFonts w:ascii="Times New Roman" w:hAnsi="Times New Roman" w:cs="Times New Roman"/>
          <w:b/>
          <w:bCs w:val="0"/>
        </w:rPr>
        <w:t xml:space="preserve"> and In-Pool Averages</w:t>
      </w:r>
    </w:p>
    <w:p w14:paraId="421EDB7B" w14:textId="0D446B93" w:rsidR="004C025A" w:rsidRPr="009000CE" w:rsidRDefault="00000000" w:rsidP="00567B8F">
      <w:pPr>
        <w:ind w:firstLine="720"/>
        <w:rPr>
          <w:rFonts w:cs="Times New Roman"/>
        </w:rPr>
      </w:pPr>
      <w:r w:rsidRPr="009000CE">
        <w:rPr>
          <w:rFonts w:cs="Times New Roman"/>
        </w:rPr>
        <w:t xml:space="preserve">A useful baseline check is the heterosexual population average. Because each heterosexual short-term encounter involves one male and one female, the </w:t>
      </w:r>
      <w:r w:rsidR="005A057C">
        <w:rPr>
          <w:rFonts w:cs="Times New Roman"/>
        </w:rPr>
        <w:t>population average</w:t>
      </w:r>
      <w:r w:rsidRPr="009000CE">
        <w:rPr>
          <w:rFonts w:cs="Times New Roman"/>
        </w:rPr>
        <w:t xml:space="preserve"> number of </w:t>
      </w:r>
      <w:r w:rsidR="00792E7B">
        <w:rPr>
          <w:rFonts w:cs="Times New Roman"/>
        </w:rPr>
        <w:t xml:space="preserve">short-term </w:t>
      </w:r>
      <w:r w:rsidR="005F669D">
        <w:rPr>
          <w:rFonts w:cs="Times New Roman"/>
        </w:rPr>
        <w:t xml:space="preserve">mating </w:t>
      </w:r>
      <w:r w:rsidRPr="009000CE">
        <w:rPr>
          <w:rFonts w:cs="Times New Roman"/>
        </w:rPr>
        <w:t>encounters accrued by males and females must match</w:t>
      </w:r>
      <w:r w:rsidR="005A057C">
        <w:rPr>
          <w:rFonts w:cs="Times New Roman"/>
        </w:rPr>
        <w:t xml:space="preserve"> exactly</w:t>
      </w:r>
      <w:r w:rsidRPr="009000CE">
        <w:rPr>
          <w:rFonts w:cs="Times New Roman"/>
        </w:rPr>
        <w:t xml:space="preserve">. </w:t>
      </w:r>
      <w:r w:rsidR="0076197A">
        <w:rPr>
          <w:rFonts w:cs="Times New Roman"/>
        </w:rPr>
        <w:t xml:space="preserve">The same holds for the </w:t>
      </w:r>
      <w:r w:rsidR="005A057C">
        <w:rPr>
          <w:rFonts w:cs="Times New Roman"/>
        </w:rPr>
        <w:t>population average</w:t>
      </w:r>
      <w:r w:rsidR="0076197A">
        <w:rPr>
          <w:rFonts w:cs="Times New Roman"/>
        </w:rPr>
        <w:t xml:space="preserve"> number of unique short-term mat</w:t>
      </w:r>
      <w:r w:rsidR="00181B9C">
        <w:rPr>
          <w:rFonts w:cs="Times New Roman"/>
        </w:rPr>
        <w:t>ing partners</w:t>
      </w:r>
      <w:r w:rsidR="0076197A">
        <w:rPr>
          <w:rFonts w:cs="Times New Roman"/>
        </w:rPr>
        <w:t xml:space="preserve">. </w:t>
      </w:r>
      <w:r w:rsidRPr="009000CE">
        <w:rPr>
          <w:rFonts w:cs="Times New Roman"/>
        </w:rPr>
        <w:t>In the simulations, th</w:t>
      </w:r>
      <w:r w:rsidR="0076197A">
        <w:rPr>
          <w:rFonts w:cs="Times New Roman"/>
        </w:rPr>
        <w:t>e</w:t>
      </w:r>
      <w:r w:rsidRPr="009000CE">
        <w:rPr>
          <w:rFonts w:cs="Times New Roman"/>
        </w:rPr>
        <w:t>s</w:t>
      </w:r>
      <w:r w:rsidR="0076197A">
        <w:rPr>
          <w:rFonts w:cs="Times New Roman"/>
        </w:rPr>
        <w:t>e</w:t>
      </w:r>
      <w:r w:rsidRPr="009000CE">
        <w:rPr>
          <w:rFonts w:cs="Times New Roman"/>
        </w:rPr>
        <w:t xml:space="preserve"> constraint</w:t>
      </w:r>
      <w:r w:rsidR="0076197A">
        <w:rPr>
          <w:rFonts w:cs="Times New Roman"/>
        </w:rPr>
        <w:t>s</w:t>
      </w:r>
      <w:r w:rsidRPr="009000CE">
        <w:rPr>
          <w:rFonts w:cs="Times New Roman"/>
        </w:rPr>
        <w:t xml:space="preserve"> show up clearly</w:t>
      </w:r>
      <w:r w:rsidR="000D4A25">
        <w:rPr>
          <w:rFonts w:cs="Times New Roman"/>
        </w:rPr>
        <w:t>.</w:t>
      </w:r>
      <w:r w:rsidRPr="009000CE">
        <w:rPr>
          <w:rFonts w:cs="Times New Roman"/>
        </w:rPr>
        <w:t xml:space="preserve"> </w:t>
      </w:r>
      <w:r w:rsidR="000D4A25">
        <w:rPr>
          <w:rFonts w:cs="Times New Roman"/>
        </w:rPr>
        <w:t>W</w:t>
      </w:r>
      <w:r w:rsidRPr="009000CE">
        <w:rPr>
          <w:rFonts w:cs="Times New Roman"/>
        </w:rPr>
        <w:t>hen we averaged across all 150 males and all 150 females, males and females accumulat</w:t>
      </w:r>
      <w:r w:rsidRPr="00B5374A">
        <w:rPr>
          <w:rFonts w:cs="Times New Roman"/>
        </w:rPr>
        <w:t xml:space="preserve">ed </w:t>
      </w:r>
      <w:r w:rsidR="002317E3">
        <w:rPr>
          <w:rFonts w:cs="Times New Roman"/>
        </w:rPr>
        <w:t>an</w:t>
      </w:r>
      <w:r w:rsidR="00471386">
        <w:rPr>
          <w:rFonts w:cs="Times New Roman"/>
        </w:rPr>
        <w:t xml:space="preserve"> </w:t>
      </w:r>
      <w:r w:rsidRPr="00B5374A">
        <w:rPr>
          <w:rFonts w:cs="Times New Roman"/>
        </w:rPr>
        <w:t xml:space="preserve">identical number of </w:t>
      </w:r>
      <w:r w:rsidR="007F196D" w:rsidRPr="00B5374A">
        <w:rPr>
          <w:rFonts w:cs="Times New Roman"/>
        </w:rPr>
        <w:t xml:space="preserve">both </w:t>
      </w:r>
      <w:r w:rsidRPr="00B5374A">
        <w:rPr>
          <w:rFonts w:cs="Times New Roman"/>
        </w:rPr>
        <w:t xml:space="preserve">short-term </w:t>
      </w:r>
      <w:r w:rsidR="0061103C">
        <w:rPr>
          <w:rFonts w:cs="Times New Roman"/>
        </w:rPr>
        <w:t xml:space="preserve">mating </w:t>
      </w:r>
      <w:r w:rsidRPr="00B5374A">
        <w:rPr>
          <w:rFonts w:cs="Times New Roman"/>
        </w:rPr>
        <w:t>e</w:t>
      </w:r>
      <w:r w:rsidR="00181B9C">
        <w:rPr>
          <w:rFonts w:cs="Times New Roman"/>
        </w:rPr>
        <w:t>ncounters</w:t>
      </w:r>
      <w:r w:rsidRPr="00B5374A">
        <w:rPr>
          <w:rFonts w:cs="Times New Roman"/>
        </w:rPr>
        <w:t xml:space="preserve"> and unique </w:t>
      </w:r>
      <w:r w:rsidR="00181B9C">
        <w:rPr>
          <w:rFonts w:cs="Times New Roman"/>
        </w:rPr>
        <w:t xml:space="preserve">short-term </w:t>
      </w:r>
      <w:r w:rsidRPr="00B5374A">
        <w:rPr>
          <w:rFonts w:cs="Times New Roman"/>
        </w:rPr>
        <w:t>mat</w:t>
      </w:r>
      <w:r w:rsidR="00181B9C">
        <w:rPr>
          <w:rFonts w:cs="Times New Roman"/>
        </w:rPr>
        <w:t>ing partners</w:t>
      </w:r>
      <w:ins w:id="16" w:author="Yurun Ying [2]" w:date="2026-04-22T14:40:00Z">
        <w:r w:rsidR="00672685">
          <w:rPr>
            <w:rFonts w:cs="Times New Roman"/>
          </w:rPr>
          <w:t xml:space="preserve">, </w:t>
        </w:r>
      </w:ins>
      <w:ins w:id="17" w:author="Yurun Ying [2]" w:date="2026-04-22T14:41:00Z">
        <w:r w:rsidR="00672685">
          <w:rPr>
            <w:rFonts w:cs="Times New Roman"/>
          </w:rPr>
          <w:t xml:space="preserve">even </w:t>
        </w:r>
        <w:r w:rsidR="00672685" w:rsidRPr="00B5374A">
          <w:rPr>
            <w:rFonts w:cs="Times New Roman"/>
          </w:rPr>
          <w:t xml:space="preserve">in the condition with sex differences in both </w:t>
        </w:r>
        <w:r w:rsidR="00672685">
          <w:rPr>
            <w:rFonts w:cs="Times New Roman"/>
          </w:rPr>
          <w:t>willingness to engage in short-term mating</w:t>
        </w:r>
        <w:r w:rsidR="00672685" w:rsidRPr="00B5374A">
          <w:rPr>
            <w:rFonts w:cs="Times New Roman"/>
          </w:rPr>
          <w:t xml:space="preserve"> and </w:t>
        </w:r>
        <w:r w:rsidR="00672685">
          <w:rPr>
            <w:rFonts w:cs="Times New Roman"/>
          </w:rPr>
          <w:t xml:space="preserve">in desirability </w:t>
        </w:r>
        <w:r w:rsidR="00672685" w:rsidRPr="00B5374A">
          <w:rPr>
            <w:rFonts w:cs="Times New Roman"/>
          </w:rPr>
          <w:t>standards</w:t>
        </w:r>
      </w:ins>
      <w:r w:rsidRPr="00B5374A">
        <w:rPr>
          <w:rFonts w:cs="Times New Roman"/>
        </w:rPr>
        <w:t xml:space="preserve">. </w:t>
      </w:r>
      <w:commentRangeStart w:id="18"/>
      <w:commentRangeStart w:id="19"/>
      <w:del w:id="20" w:author="Yurun Ying [2]" w:date="2026-04-22T14:42:00Z">
        <w:r w:rsidRPr="00B5374A" w:rsidDel="00672685">
          <w:rPr>
            <w:rFonts w:cs="Times New Roman"/>
          </w:rPr>
          <w:delText xml:space="preserve">For example, </w:delText>
        </w:r>
      </w:del>
      <w:del w:id="21" w:author="Yurun Ying [2]" w:date="2026-04-22T14:41:00Z">
        <w:r w:rsidRPr="00B5374A" w:rsidDel="00672685">
          <w:rPr>
            <w:rFonts w:cs="Times New Roman"/>
          </w:rPr>
          <w:delText xml:space="preserve">in the </w:delText>
        </w:r>
        <w:r w:rsidRPr="00B5374A" w:rsidDel="00672685">
          <w:rPr>
            <w:rFonts w:cs="Times New Roman"/>
          </w:rPr>
          <w:lastRenderedPageBreak/>
          <w:delText xml:space="preserve">condition with sex differences in both </w:delText>
        </w:r>
        <w:r w:rsidR="0061103C" w:rsidDel="00672685">
          <w:rPr>
            <w:rFonts w:cs="Times New Roman"/>
          </w:rPr>
          <w:delText xml:space="preserve">willingness </w:delText>
        </w:r>
        <w:r w:rsidR="00E96BDB" w:rsidDel="00672685">
          <w:rPr>
            <w:rFonts w:cs="Times New Roman"/>
          </w:rPr>
          <w:delText>to engage in short-term mating</w:delText>
        </w:r>
        <w:r w:rsidRPr="00B5374A" w:rsidDel="00672685">
          <w:rPr>
            <w:rFonts w:cs="Times New Roman"/>
          </w:rPr>
          <w:delText xml:space="preserve"> and </w:delText>
        </w:r>
        <w:r w:rsidR="002317E3" w:rsidDel="00672685">
          <w:rPr>
            <w:rFonts w:cs="Times New Roman"/>
          </w:rPr>
          <w:delText xml:space="preserve">in </w:delText>
        </w:r>
        <w:r w:rsidR="0061103C" w:rsidDel="00672685">
          <w:rPr>
            <w:rFonts w:cs="Times New Roman"/>
          </w:rPr>
          <w:delText xml:space="preserve">desirability </w:delText>
        </w:r>
        <w:r w:rsidRPr="00B5374A" w:rsidDel="00672685">
          <w:rPr>
            <w:rFonts w:cs="Times New Roman"/>
          </w:rPr>
          <w:delText>standards</w:delText>
        </w:r>
      </w:del>
      <w:del w:id="22" w:author="Yurun Ying [2]" w:date="2026-04-22T14:42:00Z">
        <w:r w:rsidRPr="00B5374A" w:rsidDel="00672685">
          <w:rPr>
            <w:rFonts w:cs="Times New Roman"/>
          </w:rPr>
          <w:delText>, b</w:delText>
        </w:r>
      </w:del>
      <w:ins w:id="23" w:author="Yurun Ying [2]" w:date="2026-04-22T14:42:00Z">
        <w:r w:rsidR="00672685">
          <w:rPr>
            <w:rFonts w:cs="Times New Roman"/>
          </w:rPr>
          <w:t>B</w:t>
        </w:r>
      </w:ins>
      <w:r w:rsidRPr="00B5374A">
        <w:rPr>
          <w:rFonts w:cs="Times New Roman"/>
        </w:rPr>
        <w:t xml:space="preserve">oth sexes averaged </w:t>
      </w:r>
      <w:del w:id="24" w:author="Yurun Ying" w:date="2026-04-17T17:03:00Z">
        <w:r w:rsidR="00DD5F9F" w:rsidDel="00B83E18">
          <w:rPr>
            <w:rFonts w:cs="Times New Roman"/>
          </w:rPr>
          <w:delText xml:space="preserve"> </w:delText>
        </w:r>
      </w:del>
      <w:r w:rsidR="00DD5F9F" w:rsidRPr="00DD5F9F">
        <w:rPr>
          <w:rFonts w:cs="Times New Roman"/>
          <w:i/>
          <w:iCs/>
        </w:rPr>
        <w:t>M</w:t>
      </w:r>
      <w:r w:rsidR="00DD5F9F">
        <w:rPr>
          <w:rFonts w:cs="Times New Roman"/>
        </w:rPr>
        <w:t xml:space="preserve"> = </w:t>
      </w:r>
      <w:r w:rsidRPr="00B5374A">
        <w:rPr>
          <w:rFonts w:cs="Times New Roman"/>
        </w:rPr>
        <w:t xml:space="preserve">1.43 short-term </w:t>
      </w:r>
      <w:r w:rsidR="000D4A25" w:rsidRPr="00B5374A">
        <w:rPr>
          <w:rFonts w:cs="Times New Roman"/>
        </w:rPr>
        <w:t xml:space="preserve">mating </w:t>
      </w:r>
      <w:r w:rsidR="00C82A00">
        <w:rPr>
          <w:rFonts w:cs="Times New Roman"/>
        </w:rPr>
        <w:t>encounter</w:t>
      </w:r>
      <w:r w:rsidR="009F26E0">
        <w:rPr>
          <w:rFonts w:cs="Times New Roman"/>
        </w:rPr>
        <w:t>s</w:t>
      </w:r>
      <w:r w:rsidRPr="00B5374A">
        <w:rPr>
          <w:rFonts w:cs="Times New Roman"/>
        </w:rPr>
        <w:t xml:space="preserve"> and </w:t>
      </w:r>
      <w:r w:rsidR="00DD5F9F" w:rsidRPr="00DD5F9F">
        <w:rPr>
          <w:rFonts w:cs="Times New Roman"/>
          <w:i/>
          <w:iCs/>
        </w:rPr>
        <w:t>M</w:t>
      </w:r>
      <w:r w:rsidR="00DD5F9F">
        <w:rPr>
          <w:rFonts w:cs="Times New Roman"/>
        </w:rPr>
        <w:t xml:space="preserve"> = </w:t>
      </w:r>
      <w:r w:rsidRPr="00B5374A">
        <w:rPr>
          <w:rFonts w:cs="Times New Roman"/>
        </w:rPr>
        <w:t xml:space="preserve">0.80 </w:t>
      </w:r>
      <w:r w:rsidR="00936B08" w:rsidRPr="00B5374A">
        <w:rPr>
          <w:rFonts w:cs="Times New Roman"/>
        </w:rPr>
        <w:t>unique</w:t>
      </w:r>
      <w:r w:rsidRPr="00B5374A">
        <w:rPr>
          <w:rFonts w:cs="Times New Roman"/>
        </w:rPr>
        <w:t xml:space="preserve"> short-term mat</w:t>
      </w:r>
      <w:r w:rsidR="00181B9C">
        <w:rPr>
          <w:rFonts w:cs="Times New Roman"/>
        </w:rPr>
        <w:t>ing partners</w:t>
      </w:r>
      <w:r w:rsidRPr="00B5374A">
        <w:rPr>
          <w:rFonts w:cs="Times New Roman"/>
        </w:rPr>
        <w:t>.</w:t>
      </w:r>
      <w:commentRangeEnd w:id="18"/>
      <w:r w:rsidR="006D6C93" w:rsidRPr="009000CE">
        <w:rPr>
          <w:rStyle w:val="CommentReference"/>
          <w:rFonts w:cs="Times New Roman"/>
          <w:sz w:val="24"/>
          <w:szCs w:val="22"/>
        </w:rPr>
        <w:commentReference w:id="18"/>
      </w:r>
      <w:commentRangeEnd w:id="19"/>
      <w:r w:rsidR="005E77F9">
        <w:rPr>
          <w:rStyle w:val="CommentReference"/>
        </w:rPr>
        <w:commentReference w:id="19"/>
      </w:r>
    </w:p>
    <w:p w14:paraId="73967E56" w14:textId="6744D32E" w:rsidR="00B96638" w:rsidRPr="009000CE" w:rsidRDefault="00B96638" w:rsidP="00442BFC">
      <w:pPr>
        <w:ind w:firstLine="720"/>
        <w:rPr>
          <w:rFonts w:cs="Times New Roman"/>
        </w:rPr>
      </w:pPr>
      <w:r w:rsidRPr="007C3166">
        <w:rPr>
          <w:rFonts w:cs="Times New Roman"/>
        </w:rPr>
        <w:t>Although these averages were equal in the heterosexual case</w:t>
      </w:r>
      <w:r w:rsidR="006D6C93" w:rsidRPr="007C3166">
        <w:rPr>
          <w:rFonts w:cs="Times New Roman"/>
        </w:rPr>
        <w:t xml:space="preserve"> when considering the entire population</w:t>
      </w:r>
      <w:r w:rsidRPr="007C3166">
        <w:rPr>
          <w:rFonts w:cs="Times New Roman"/>
        </w:rPr>
        <w:t xml:space="preserve">, </w:t>
      </w:r>
      <w:r w:rsidR="006D6C93" w:rsidRPr="007C3166">
        <w:rPr>
          <w:rFonts w:cs="Times New Roman"/>
        </w:rPr>
        <w:t xml:space="preserve">it is important to note that </w:t>
      </w:r>
      <w:r w:rsidRPr="007C3166">
        <w:rPr>
          <w:rFonts w:cs="Times New Roman"/>
        </w:rPr>
        <w:t xml:space="preserve">males and females did not participate equally in the </w:t>
      </w:r>
      <w:r w:rsidR="00442BFC" w:rsidRPr="007C3166">
        <w:rPr>
          <w:rFonts w:cs="Times New Roman"/>
        </w:rPr>
        <w:t xml:space="preserve">short-term </w:t>
      </w:r>
      <w:r w:rsidRPr="007C3166">
        <w:rPr>
          <w:rFonts w:cs="Times New Roman"/>
        </w:rPr>
        <w:t xml:space="preserve">mating pool; </w:t>
      </w:r>
      <w:r w:rsidR="00A83C0B" w:rsidRPr="007C3166">
        <w:rPr>
          <w:rFonts w:cs="Times New Roman"/>
        </w:rPr>
        <w:t xml:space="preserve">fewer </w:t>
      </w:r>
      <w:r w:rsidRPr="007C3166">
        <w:rPr>
          <w:rFonts w:cs="Times New Roman"/>
        </w:rPr>
        <w:t xml:space="preserve">males </w:t>
      </w:r>
      <w:r w:rsidR="00A83C0B" w:rsidRPr="007C3166">
        <w:rPr>
          <w:rFonts w:cs="Times New Roman"/>
        </w:rPr>
        <w:t xml:space="preserve">than females </w:t>
      </w:r>
      <w:r w:rsidRPr="007C3166">
        <w:rPr>
          <w:rFonts w:cs="Times New Roman"/>
        </w:rPr>
        <w:t xml:space="preserve">participated. We define participation in the </w:t>
      </w:r>
      <w:r w:rsidR="00442BFC" w:rsidRPr="007C3166">
        <w:rPr>
          <w:rFonts w:cs="Times New Roman"/>
        </w:rPr>
        <w:t xml:space="preserve">short-term </w:t>
      </w:r>
      <w:r w:rsidRPr="007C3166">
        <w:rPr>
          <w:rFonts w:cs="Times New Roman"/>
        </w:rPr>
        <w:t xml:space="preserve">mating pool as having had at least one short-term mating encounter during a given model run. </w:t>
      </w:r>
      <w:r w:rsidR="00D7798F" w:rsidRPr="007C3166">
        <w:rPr>
          <w:rFonts w:cs="Times New Roman"/>
        </w:rPr>
        <w:t>As can be seen in Figure 1, i</w:t>
      </w:r>
      <w:commentRangeStart w:id="25"/>
      <w:commentRangeStart w:id="26"/>
      <w:r w:rsidR="00057E0A" w:rsidRPr="007C3166">
        <w:rPr>
          <w:rFonts w:cs="Times New Roman"/>
        </w:rPr>
        <w:t xml:space="preserve">n two of the four </w:t>
      </w:r>
      <w:r w:rsidRPr="007C3166">
        <w:rPr>
          <w:rFonts w:cs="Times New Roman"/>
        </w:rPr>
        <w:t xml:space="preserve">conditions </w:t>
      </w:r>
      <w:r w:rsidR="00057E0A" w:rsidRPr="007C3166">
        <w:rPr>
          <w:rFonts w:cs="Times New Roman"/>
        </w:rPr>
        <w:t xml:space="preserve">of </w:t>
      </w:r>
      <w:r w:rsidRPr="007C3166">
        <w:rPr>
          <w:rFonts w:cs="Times New Roman"/>
        </w:rPr>
        <w:t>the 2 × 2 experiment</w:t>
      </w:r>
      <w:r w:rsidR="00772D5E" w:rsidRPr="007C3166">
        <w:rPr>
          <w:rFonts w:cs="Times New Roman"/>
        </w:rPr>
        <w:t>,</w:t>
      </w:r>
      <w:r w:rsidR="007517F6" w:rsidRPr="007C3166">
        <w:rPr>
          <w:rFonts w:cs="Times New Roman"/>
        </w:rPr>
        <w:t xml:space="preserve"> </w:t>
      </w:r>
      <w:r w:rsidR="0006656C" w:rsidRPr="007C3166">
        <w:rPr>
          <w:rFonts w:cs="Times New Roman"/>
        </w:rPr>
        <w:t>the</w:t>
      </w:r>
      <w:r w:rsidR="007C3166" w:rsidRPr="007C3166">
        <w:rPr>
          <w:rFonts w:cs="Times New Roman"/>
        </w:rPr>
        <w:t xml:space="preserve"> one</w:t>
      </w:r>
      <w:r w:rsidR="0006656C" w:rsidRPr="007C3166">
        <w:rPr>
          <w:rFonts w:cs="Times New Roman"/>
        </w:rPr>
        <w:t xml:space="preserve"> </w:t>
      </w:r>
      <w:r w:rsidR="00772D5E" w:rsidRPr="007C3166">
        <w:rPr>
          <w:rFonts w:cs="Times New Roman"/>
        </w:rPr>
        <w:t xml:space="preserve">involving </w:t>
      </w:r>
      <w:r w:rsidR="00154E26" w:rsidRPr="007C3166">
        <w:rPr>
          <w:rFonts w:cs="Times New Roman"/>
        </w:rPr>
        <w:t xml:space="preserve">a </w:t>
      </w:r>
      <w:r w:rsidR="00772D5E" w:rsidRPr="007C3166">
        <w:rPr>
          <w:rFonts w:cs="Times New Roman"/>
        </w:rPr>
        <w:t>differen</w:t>
      </w:r>
      <w:r w:rsidR="00154E26" w:rsidRPr="007C3166">
        <w:rPr>
          <w:rFonts w:cs="Times New Roman"/>
        </w:rPr>
        <w:t>ce in</w:t>
      </w:r>
      <w:r w:rsidR="00772D5E" w:rsidRPr="007C3166">
        <w:rPr>
          <w:rFonts w:cs="Times New Roman"/>
        </w:rPr>
        <w:t xml:space="preserve"> </w:t>
      </w:r>
      <w:r w:rsidR="007C3166" w:rsidRPr="007C3166">
        <w:rPr>
          <w:rFonts w:cs="Times New Roman"/>
        </w:rPr>
        <w:t xml:space="preserve">both </w:t>
      </w:r>
      <w:r w:rsidR="00772D5E" w:rsidRPr="007C3166">
        <w:rPr>
          <w:rFonts w:cs="Times New Roman"/>
        </w:rPr>
        <w:t xml:space="preserve">willingness and </w:t>
      </w:r>
      <w:r w:rsidR="00154E26" w:rsidRPr="007C3166">
        <w:rPr>
          <w:rFonts w:cs="Times New Roman"/>
        </w:rPr>
        <w:t>in</w:t>
      </w:r>
      <w:r w:rsidR="00772D5E" w:rsidRPr="007C3166">
        <w:rPr>
          <w:rFonts w:cs="Times New Roman"/>
        </w:rPr>
        <w:t xml:space="preserve"> standards (</w:t>
      </w:r>
      <w:r w:rsidR="00C24493">
        <w:rPr>
          <w:rFonts w:cs="Times New Roman"/>
        </w:rPr>
        <w:t xml:space="preserve">marked </w:t>
      </w:r>
      <w:r w:rsidR="007517F6" w:rsidRPr="007C3166">
        <w:rPr>
          <w:rFonts w:cs="Times New Roman"/>
        </w:rPr>
        <w:t>DW/DS</w:t>
      </w:r>
      <w:r w:rsidR="00772D5E" w:rsidRPr="007C3166">
        <w:rPr>
          <w:rFonts w:cs="Times New Roman"/>
        </w:rPr>
        <w:t xml:space="preserve">), as well as </w:t>
      </w:r>
      <w:r w:rsidR="00154E26" w:rsidRPr="007C3166">
        <w:rPr>
          <w:rFonts w:cs="Times New Roman"/>
        </w:rPr>
        <w:t xml:space="preserve">the </w:t>
      </w:r>
      <w:r w:rsidR="007C3166" w:rsidRPr="007C3166">
        <w:rPr>
          <w:rFonts w:cs="Times New Roman"/>
        </w:rPr>
        <w:t xml:space="preserve">condition involving the </w:t>
      </w:r>
      <w:r w:rsidR="00772D5E" w:rsidRPr="007C3166">
        <w:rPr>
          <w:rFonts w:cs="Times New Roman"/>
        </w:rPr>
        <w:t xml:space="preserve">same willingness </w:t>
      </w:r>
      <w:r w:rsidR="007C3166" w:rsidRPr="007C3166">
        <w:rPr>
          <w:rFonts w:cs="Times New Roman"/>
        </w:rPr>
        <w:t>but</w:t>
      </w:r>
      <w:r w:rsidR="007517F6" w:rsidRPr="007C3166">
        <w:rPr>
          <w:rFonts w:cs="Times New Roman"/>
        </w:rPr>
        <w:t xml:space="preserve"> </w:t>
      </w:r>
      <w:r w:rsidR="00154E26" w:rsidRPr="007C3166">
        <w:rPr>
          <w:rFonts w:cs="Times New Roman"/>
        </w:rPr>
        <w:t xml:space="preserve">a </w:t>
      </w:r>
      <w:r w:rsidR="00772D5E" w:rsidRPr="007C3166">
        <w:rPr>
          <w:rFonts w:cs="Times New Roman"/>
        </w:rPr>
        <w:t>differen</w:t>
      </w:r>
      <w:r w:rsidR="00154E26" w:rsidRPr="007C3166">
        <w:rPr>
          <w:rFonts w:cs="Times New Roman"/>
        </w:rPr>
        <w:t xml:space="preserve">ce in </w:t>
      </w:r>
      <w:r w:rsidR="00772D5E" w:rsidRPr="007C3166">
        <w:rPr>
          <w:rFonts w:cs="Times New Roman"/>
        </w:rPr>
        <w:t>standards (</w:t>
      </w:r>
      <w:r w:rsidR="00C24493">
        <w:rPr>
          <w:rFonts w:cs="Times New Roman"/>
        </w:rPr>
        <w:t xml:space="preserve">marked </w:t>
      </w:r>
      <w:r w:rsidR="007517F6" w:rsidRPr="007C3166">
        <w:rPr>
          <w:rFonts w:cs="Times New Roman"/>
        </w:rPr>
        <w:t>SW/DS)</w:t>
      </w:r>
      <w:r w:rsidR="00041279" w:rsidRPr="007C3166">
        <w:rPr>
          <w:rFonts w:cs="Times New Roman"/>
        </w:rPr>
        <w:t>,</w:t>
      </w:r>
      <w:commentRangeEnd w:id="25"/>
      <w:r w:rsidR="0006656C" w:rsidRPr="007C3166">
        <w:rPr>
          <w:rStyle w:val="CommentReference"/>
          <w:rFonts w:cs="Times New Roman"/>
          <w:sz w:val="24"/>
          <w:szCs w:val="22"/>
        </w:rPr>
        <w:commentReference w:id="25"/>
      </w:r>
      <w:commentRangeEnd w:id="26"/>
      <w:r w:rsidR="00147FEC">
        <w:rPr>
          <w:rStyle w:val="CommentReference"/>
        </w:rPr>
        <w:commentReference w:id="26"/>
      </w:r>
      <w:r w:rsidRPr="007C3166">
        <w:rPr>
          <w:rFonts w:cs="Times New Roman"/>
        </w:rPr>
        <w:t xml:space="preserve"> a </w:t>
      </w:r>
      <w:r w:rsidR="00041279" w:rsidRPr="007C3166">
        <w:rPr>
          <w:rFonts w:cs="Times New Roman"/>
        </w:rPr>
        <w:t xml:space="preserve">noticeably </w:t>
      </w:r>
      <w:r w:rsidRPr="007C3166">
        <w:rPr>
          <w:rFonts w:cs="Times New Roman"/>
        </w:rPr>
        <w:t xml:space="preserve">smaller </w:t>
      </w:r>
      <w:r w:rsidR="00041279" w:rsidRPr="007C3166">
        <w:rPr>
          <w:rFonts w:cs="Times New Roman"/>
        </w:rPr>
        <w:t>percentage</w:t>
      </w:r>
      <w:r w:rsidRPr="007C3166">
        <w:rPr>
          <w:rFonts w:cs="Times New Roman"/>
        </w:rPr>
        <w:t xml:space="preserve"> of males </w:t>
      </w:r>
      <w:r w:rsidR="0021794B" w:rsidRPr="007C3166">
        <w:rPr>
          <w:rFonts w:cs="Times New Roman"/>
        </w:rPr>
        <w:t>than females</w:t>
      </w:r>
      <w:r w:rsidRPr="007C3166">
        <w:rPr>
          <w:rFonts w:cs="Times New Roman"/>
        </w:rPr>
        <w:t xml:space="preserve"> had </w:t>
      </w:r>
      <w:r w:rsidR="007517F6" w:rsidRPr="007C3166">
        <w:rPr>
          <w:rFonts w:cs="Times New Roman"/>
        </w:rPr>
        <w:t>at least one</w:t>
      </w:r>
      <w:r w:rsidRPr="007C3166">
        <w:rPr>
          <w:rFonts w:cs="Times New Roman"/>
        </w:rPr>
        <w:t xml:space="preserve"> short-term </w:t>
      </w:r>
      <w:r w:rsidR="007517F6" w:rsidRPr="007C3166">
        <w:rPr>
          <w:rFonts w:cs="Times New Roman"/>
        </w:rPr>
        <w:t xml:space="preserve">mating </w:t>
      </w:r>
      <w:r w:rsidRPr="007C3166">
        <w:rPr>
          <w:rFonts w:cs="Times New Roman"/>
        </w:rPr>
        <w:t>encounter.</w:t>
      </w:r>
      <w:r w:rsidR="007517F6" w:rsidRPr="007C3166">
        <w:rPr>
          <w:rFonts w:cs="Times New Roman"/>
        </w:rPr>
        <w:t xml:space="preserve"> </w:t>
      </w:r>
      <w:r w:rsidRPr="007C3166">
        <w:rPr>
          <w:rFonts w:cs="Times New Roman"/>
        </w:rPr>
        <w:t xml:space="preserve"> </w:t>
      </w:r>
      <w:r w:rsidR="002C7E57" w:rsidRPr="007C3166">
        <w:rPr>
          <w:rFonts w:cs="Times New Roman"/>
        </w:rPr>
        <w:t xml:space="preserve">This is not because males were less willing </w:t>
      </w:r>
      <w:r w:rsidR="00D84950" w:rsidRPr="007C3166">
        <w:rPr>
          <w:rFonts w:cs="Times New Roman"/>
        </w:rPr>
        <w:t xml:space="preserve">than females </w:t>
      </w:r>
      <w:r w:rsidR="002C7E57" w:rsidRPr="007C3166">
        <w:rPr>
          <w:rFonts w:cs="Times New Roman"/>
        </w:rPr>
        <w:t>to engage in short-term mating</w:t>
      </w:r>
      <w:r w:rsidR="007517F6" w:rsidRPr="007C3166">
        <w:rPr>
          <w:rFonts w:cs="Times New Roman"/>
        </w:rPr>
        <w:t xml:space="preserve"> in these conditions</w:t>
      </w:r>
      <w:r w:rsidR="002C7E57" w:rsidRPr="007C3166">
        <w:rPr>
          <w:rFonts w:cs="Times New Roman"/>
        </w:rPr>
        <w:t xml:space="preserve">.  Rather, it is because their potential female partners </w:t>
      </w:r>
      <w:r w:rsidR="00C57E7D" w:rsidRPr="007C3166">
        <w:rPr>
          <w:rFonts w:cs="Times New Roman"/>
        </w:rPr>
        <w:t xml:space="preserve">had </w:t>
      </w:r>
      <w:r w:rsidR="002C7E57" w:rsidRPr="007C3166">
        <w:rPr>
          <w:rFonts w:cs="Times New Roman"/>
        </w:rPr>
        <w:t>higher minimum desirability standards</w:t>
      </w:r>
      <w:r w:rsidR="00C57E7D" w:rsidRPr="007C3166">
        <w:rPr>
          <w:rFonts w:cs="Times New Roman"/>
        </w:rPr>
        <w:t xml:space="preserve">, </w:t>
      </w:r>
      <w:r w:rsidR="00EE3FFC" w:rsidRPr="007C3166">
        <w:rPr>
          <w:rFonts w:cs="Times New Roman"/>
        </w:rPr>
        <w:t>which fewer of the</w:t>
      </w:r>
      <w:r w:rsidR="00D670CE" w:rsidRPr="007C3166">
        <w:rPr>
          <w:rFonts w:cs="Times New Roman"/>
        </w:rPr>
        <w:t xml:space="preserve"> males we</w:t>
      </w:r>
      <w:r w:rsidR="00D670CE">
        <w:rPr>
          <w:rFonts w:cs="Times New Roman"/>
        </w:rPr>
        <w:t xml:space="preserve">re able to meet.  Likewise, the potential </w:t>
      </w:r>
      <w:r w:rsidR="00D84950">
        <w:rPr>
          <w:rFonts w:cs="Times New Roman"/>
        </w:rPr>
        <w:t xml:space="preserve">male </w:t>
      </w:r>
      <w:r w:rsidR="00D670CE">
        <w:rPr>
          <w:rFonts w:cs="Times New Roman"/>
        </w:rPr>
        <w:t>partners of females had lower minimum desirability standards, which more of the females were able to meet.</w:t>
      </w:r>
    </w:p>
    <w:p w14:paraId="77B0507D" w14:textId="74C5443E" w:rsidR="00535A86" w:rsidRPr="009000CE" w:rsidRDefault="008F1CEC" w:rsidP="00DF3A7D">
      <w:pPr>
        <w:ind w:firstLine="720"/>
        <w:rPr>
          <w:rFonts w:cs="Times New Roman"/>
        </w:rPr>
      </w:pPr>
      <w:r w:rsidRPr="00EA24D0">
        <w:rPr>
          <w:rFonts w:cs="Times New Roman"/>
        </w:rPr>
        <w:t xml:space="preserve">But </w:t>
      </w:r>
      <w:r w:rsidR="008655EC">
        <w:rPr>
          <w:rFonts w:cs="Times New Roman"/>
        </w:rPr>
        <w:t xml:space="preserve">the existence of </w:t>
      </w:r>
      <w:r w:rsidRPr="00EA24D0">
        <w:rPr>
          <w:rFonts w:cs="Times New Roman"/>
        </w:rPr>
        <w:t xml:space="preserve">different desirability standards </w:t>
      </w:r>
      <w:r w:rsidR="008655EC">
        <w:rPr>
          <w:rFonts w:cs="Times New Roman"/>
        </w:rPr>
        <w:t>among</w:t>
      </w:r>
      <w:r w:rsidR="00C94544">
        <w:rPr>
          <w:rFonts w:cs="Times New Roman"/>
        </w:rPr>
        <w:t xml:space="preserve"> males and females does </w:t>
      </w:r>
      <w:r w:rsidRPr="00EA24D0">
        <w:rPr>
          <w:rFonts w:cs="Times New Roman"/>
        </w:rPr>
        <w:t>more tha</w:t>
      </w:r>
      <w:r w:rsidR="00EA24D0">
        <w:rPr>
          <w:rFonts w:cs="Times New Roman"/>
        </w:rPr>
        <w:t>n</w:t>
      </w:r>
      <w:r w:rsidRPr="00EA24D0">
        <w:rPr>
          <w:rFonts w:cs="Times New Roman"/>
        </w:rPr>
        <w:t xml:space="preserve"> </w:t>
      </w:r>
      <w:r w:rsidR="00C94544">
        <w:rPr>
          <w:rFonts w:cs="Times New Roman"/>
        </w:rPr>
        <w:t xml:space="preserve">just </w:t>
      </w:r>
      <w:r w:rsidR="0084604D">
        <w:rPr>
          <w:rFonts w:cs="Times New Roman"/>
        </w:rPr>
        <w:t>create</w:t>
      </w:r>
      <w:r w:rsidR="00EA24D0" w:rsidRPr="00EA24D0">
        <w:rPr>
          <w:rFonts w:cs="Times New Roman"/>
        </w:rPr>
        <w:t xml:space="preserve"> </w:t>
      </w:r>
      <w:r w:rsidR="00EA24D0">
        <w:rPr>
          <w:rFonts w:cs="Times New Roman"/>
        </w:rPr>
        <w:t xml:space="preserve">sex differences </w:t>
      </w:r>
      <w:r w:rsidR="00EA24D0" w:rsidRPr="00EA24D0">
        <w:rPr>
          <w:rFonts w:cs="Times New Roman"/>
        </w:rPr>
        <w:t>in short-term mating pool</w:t>
      </w:r>
      <w:r w:rsidR="00EA24D0">
        <w:rPr>
          <w:rFonts w:cs="Times New Roman"/>
        </w:rPr>
        <w:t xml:space="preserve"> participation</w:t>
      </w:r>
      <w:r w:rsidR="00EA24D0" w:rsidRPr="00EA24D0">
        <w:rPr>
          <w:rFonts w:cs="Times New Roman"/>
        </w:rPr>
        <w:t xml:space="preserve">. </w:t>
      </w:r>
      <w:r w:rsidR="0084604D">
        <w:rPr>
          <w:rFonts w:cs="Times New Roman"/>
        </w:rPr>
        <w:t xml:space="preserve">For those </w:t>
      </w:r>
      <w:r w:rsidR="00EA24D0">
        <w:rPr>
          <w:rFonts w:cs="Times New Roman"/>
        </w:rPr>
        <w:t>who</w:t>
      </w:r>
      <w:r w:rsidR="001A2567">
        <w:rPr>
          <w:rFonts w:cs="Times New Roman"/>
        </w:rPr>
        <w:t xml:space="preserve"> do</w:t>
      </w:r>
      <w:r w:rsidR="00C94BD9">
        <w:rPr>
          <w:rFonts w:cs="Times New Roman"/>
        </w:rPr>
        <w:t xml:space="preserve"> </w:t>
      </w:r>
      <w:r w:rsidR="00EA24D0">
        <w:rPr>
          <w:rFonts w:cs="Times New Roman"/>
        </w:rPr>
        <w:t>participate in the mating pool</w:t>
      </w:r>
      <w:r w:rsidR="0084604D">
        <w:rPr>
          <w:rFonts w:cs="Times New Roman"/>
        </w:rPr>
        <w:t>,</w:t>
      </w:r>
      <w:r w:rsidR="0084604D" w:rsidRPr="0084604D">
        <w:rPr>
          <w:rFonts w:cs="Times New Roman"/>
        </w:rPr>
        <w:t xml:space="preserve"> </w:t>
      </w:r>
      <w:r w:rsidR="0084604D">
        <w:rPr>
          <w:rFonts w:cs="Times New Roman"/>
        </w:rPr>
        <w:t xml:space="preserve">it </w:t>
      </w:r>
      <w:r w:rsidR="008655EC">
        <w:rPr>
          <w:rFonts w:cs="Times New Roman"/>
        </w:rPr>
        <w:t>produces</w:t>
      </w:r>
      <w:r w:rsidR="0084604D">
        <w:rPr>
          <w:rFonts w:cs="Times New Roman"/>
        </w:rPr>
        <w:t xml:space="preserve"> sex differences in mating behavior</w:t>
      </w:r>
      <w:r w:rsidR="00EA24D0">
        <w:rPr>
          <w:rFonts w:cs="Times New Roman"/>
        </w:rPr>
        <w:t xml:space="preserve">. </w:t>
      </w:r>
      <w:r w:rsidR="00C91372">
        <w:rPr>
          <w:rFonts w:cs="Times New Roman"/>
        </w:rPr>
        <w:t>Figure 2 shows the average mating behavior of just those agents who participated in the short-term mating pool (</w:t>
      </w:r>
      <w:r w:rsidR="001A2567">
        <w:rPr>
          <w:rFonts w:cs="Times New Roman"/>
        </w:rPr>
        <w:t xml:space="preserve">i.e., </w:t>
      </w:r>
      <w:r w:rsidR="001A2567" w:rsidRPr="009000CE">
        <w:rPr>
          <w:rFonts w:cs="Times New Roman"/>
        </w:rPr>
        <w:t>h</w:t>
      </w:r>
      <w:r w:rsidR="001A2567">
        <w:rPr>
          <w:rFonts w:cs="Times New Roman"/>
        </w:rPr>
        <w:t>ad</w:t>
      </w:r>
      <w:r w:rsidR="001A2567" w:rsidRPr="009000CE">
        <w:rPr>
          <w:rFonts w:cs="Times New Roman"/>
        </w:rPr>
        <w:t xml:space="preserve"> at least one </w:t>
      </w:r>
      <w:r w:rsidR="001A2567">
        <w:rPr>
          <w:rFonts w:cs="Times New Roman"/>
        </w:rPr>
        <w:t xml:space="preserve">short-term mating </w:t>
      </w:r>
      <w:r w:rsidR="001A2567" w:rsidRPr="009000CE">
        <w:rPr>
          <w:rFonts w:cs="Times New Roman"/>
        </w:rPr>
        <w:t>encounter</w:t>
      </w:r>
      <w:r w:rsidR="001A2567">
        <w:rPr>
          <w:rFonts w:cs="Times New Roman"/>
        </w:rPr>
        <w:t xml:space="preserve"> during a given model run)</w:t>
      </w:r>
      <w:r w:rsidR="00C91372">
        <w:rPr>
          <w:rFonts w:cs="Times New Roman"/>
        </w:rPr>
        <w:t xml:space="preserve">.  </w:t>
      </w:r>
      <w:r w:rsidR="005F080D">
        <w:rPr>
          <w:rFonts w:cs="Times New Roman"/>
        </w:rPr>
        <w:t>As can be seen, r</w:t>
      </w:r>
      <w:r w:rsidR="003A292C">
        <w:rPr>
          <w:rFonts w:cs="Times New Roman"/>
        </w:rPr>
        <w:t>egardless of whether</w:t>
      </w:r>
      <w:r w:rsidR="00706A11">
        <w:rPr>
          <w:rFonts w:cs="Times New Roman"/>
        </w:rPr>
        <w:t xml:space="preserve"> they</w:t>
      </w:r>
      <w:r w:rsidR="003A292C">
        <w:rPr>
          <w:rFonts w:cs="Times New Roman"/>
        </w:rPr>
        <w:t xml:space="preserve"> had the same or different willingness to engage in short-term mating, </w:t>
      </w:r>
      <w:r w:rsidR="00283106">
        <w:rPr>
          <w:rFonts w:cs="Times New Roman"/>
        </w:rPr>
        <w:t>w</w:t>
      </w:r>
      <w:r w:rsidR="00283106" w:rsidRPr="009000CE">
        <w:rPr>
          <w:rFonts w:cs="Times New Roman"/>
        </w:rPr>
        <w:t xml:space="preserve">hen males </w:t>
      </w:r>
      <w:r w:rsidR="00283106">
        <w:rPr>
          <w:rFonts w:cs="Times New Roman"/>
        </w:rPr>
        <w:t>had a lower desirability</w:t>
      </w:r>
      <w:r w:rsidR="00283106" w:rsidRPr="009000CE" w:rsidDel="00B46D1A">
        <w:rPr>
          <w:rFonts w:cs="Times New Roman"/>
        </w:rPr>
        <w:t xml:space="preserve"> standard for short-term</w:t>
      </w:r>
      <w:r w:rsidR="00283106">
        <w:rPr>
          <w:rFonts w:cs="Times New Roman"/>
        </w:rPr>
        <w:t xml:space="preserve"> mat</w:t>
      </w:r>
      <w:r w:rsidR="00181B9C">
        <w:rPr>
          <w:rFonts w:cs="Times New Roman"/>
        </w:rPr>
        <w:t>ing partners</w:t>
      </w:r>
      <w:r w:rsidR="008655EC">
        <w:rPr>
          <w:rFonts w:cs="Times New Roman"/>
        </w:rPr>
        <w:t xml:space="preserve"> than did females</w:t>
      </w:r>
      <w:r w:rsidR="001A2567">
        <w:rPr>
          <w:rFonts w:cs="Times New Roman"/>
        </w:rPr>
        <w:t xml:space="preserve"> </w:t>
      </w:r>
      <w:r w:rsidR="001A2567">
        <w:rPr>
          <w:rFonts w:cs="Times New Roman"/>
        </w:rPr>
        <w:lastRenderedPageBreak/>
        <w:t>(conditions DW/DS and SW/DS)</w:t>
      </w:r>
      <w:r w:rsidR="00283106">
        <w:rPr>
          <w:rFonts w:cs="Times New Roman"/>
        </w:rPr>
        <w:t xml:space="preserve">, </w:t>
      </w:r>
      <w:r w:rsidR="00A641C1">
        <w:rPr>
          <w:rFonts w:cs="Times New Roman"/>
        </w:rPr>
        <w:t xml:space="preserve">they also had </w:t>
      </w:r>
      <w:r w:rsidR="003A292C">
        <w:rPr>
          <w:rFonts w:cs="Times New Roman"/>
        </w:rPr>
        <w:t>more short-term mating e</w:t>
      </w:r>
      <w:r w:rsidR="00181B9C">
        <w:rPr>
          <w:rFonts w:cs="Times New Roman"/>
        </w:rPr>
        <w:t>ncounters</w:t>
      </w:r>
      <w:r w:rsidR="003A292C">
        <w:rPr>
          <w:rFonts w:cs="Times New Roman"/>
        </w:rPr>
        <w:t xml:space="preserve"> (Panel A) and more </w:t>
      </w:r>
      <w:r w:rsidR="00283106">
        <w:rPr>
          <w:rFonts w:cs="Times New Roman"/>
        </w:rPr>
        <w:t xml:space="preserve">unique </w:t>
      </w:r>
      <w:r w:rsidR="003A292C">
        <w:rPr>
          <w:rFonts w:cs="Times New Roman"/>
        </w:rPr>
        <w:t>short-term mat</w:t>
      </w:r>
      <w:r w:rsidR="00EA5FF3">
        <w:rPr>
          <w:rFonts w:cs="Times New Roman"/>
        </w:rPr>
        <w:t>ing partners</w:t>
      </w:r>
      <w:r w:rsidR="003A292C">
        <w:rPr>
          <w:rFonts w:cs="Times New Roman"/>
        </w:rPr>
        <w:t xml:space="preserve"> (Panel B). </w:t>
      </w:r>
      <w:r w:rsidR="00481BF3">
        <w:rPr>
          <w:rFonts w:cs="Times New Roman"/>
        </w:rPr>
        <w:t>By contrast, w</w:t>
      </w:r>
      <w:r w:rsidR="00481BF3" w:rsidRPr="009000CE">
        <w:rPr>
          <w:rFonts w:cs="Times New Roman"/>
        </w:rPr>
        <w:t xml:space="preserve">hen males and females </w:t>
      </w:r>
      <w:r w:rsidR="00481BF3">
        <w:rPr>
          <w:rFonts w:cs="Times New Roman"/>
        </w:rPr>
        <w:t>ha</w:t>
      </w:r>
      <w:r w:rsidR="00706A11">
        <w:rPr>
          <w:rFonts w:cs="Times New Roman"/>
        </w:rPr>
        <w:t>d</w:t>
      </w:r>
      <w:r w:rsidR="00481BF3">
        <w:rPr>
          <w:rFonts w:cs="Times New Roman"/>
        </w:rPr>
        <w:t xml:space="preserve"> the same desirability</w:t>
      </w:r>
      <w:r w:rsidR="00481BF3" w:rsidRPr="009000CE" w:rsidDel="00B46D1A">
        <w:rPr>
          <w:rFonts w:cs="Times New Roman"/>
        </w:rPr>
        <w:t xml:space="preserve"> standards</w:t>
      </w:r>
      <w:r w:rsidR="00C15C18">
        <w:rPr>
          <w:rFonts w:cs="Times New Roman"/>
        </w:rPr>
        <w:t>,</w:t>
      </w:r>
      <w:r w:rsidR="005F080D">
        <w:rPr>
          <w:rFonts w:cs="Times New Roman"/>
        </w:rPr>
        <w:t xml:space="preserve"> regardless of whether</w:t>
      </w:r>
      <w:r w:rsidR="00C15C18">
        <w:rPr>
          <w:rFonts w:cs="Times New Roman"/>
        </w:rPr>
        <w:t xml:space="preserve"> they </w:t>
      </w:r>
      <w:r w:rsidR="005F080D">
        <w:rPr>
          <w:rFonts w:cs="Times New Roman"/>
        </w:rPr>
        <w:t>had the same or different willingness to engage in short-term mating</w:t>
      </w:r>
      <w:r w:rsidR="00A641C1">
        <w:rPr>
          <w:rFonts w:cs="Times New Roman"/>
        </w:rPr>
        <w:t xml:space="preserve"> (conditions DW/SS and SW/SS)</w:t>
      </w:r>
      <w:r w:rsidR="005F080D">
        <w:rPr>
          <w:rFonts w:cs="Times New Roman"/>
        </w:rPr>
        <w:t xml:space="preserve">, </w:t>
      </w:r>
      <w:r w:rsidR="0023367D">
        <w:rPr>
          <w:rFonts w:cs="Times New Roman"/>
        </w:rPr>
        <w:t xml:space="preserve">males and females had nearly identical </w:t>
      </w:r>
      <w:r w:rsidR="00706A11">
        <w:rPr>
          <w:rFonts w:cs="Times New Roman"/>
        </w:rPr>
        <w:t xml:space="preserve">numbers of </w:t>
      </w:r>
      <w:r w:rsidR="005F080D">
        <w:rPr>
          <w:rFonts w:cs="Times New Roman"/>
        </w:rPr>
        <w:t xml:space="preserve">short-term mating </w:t>
      </w:r>
      <w:r w:rsidR="00C82A00">
        <w:rPr>
          <w:rFonts w:cs="Times New Roman"/>
        </w:rPr>
        <w:t>encounters</w:t>
      </w:r>
      <w:r w:rsidR="005F080D">
        <w:rPr>
          <w:rFonts w:cs="Times New Roman"/>
        </w:rPr>
        <w:t xml:space="preserve"> (Panel A) and unique short-term </w:t>
      </w:r>
      <w:r w:rsidR="004277B2">
        <w:rPr>
          <w:rFonts w:cs="Times New Roman"/>
        </w:rPr>
        <w:t>partners</w:t>
      </w:r>
      <w:r w:rsidR="005F080D">
        <w:rPr>
          <w:rFonts w:cs="Times New Roman"/>
        </w:rPr>
        <w:t xml:space="preserve"> (Panel B)</w:t>
      </w:r>
      <w:r w:rsidR="00535A86">
        <w:rPr>
          <w:rFonts w:cs="Times New Roman"/>
        </w:rPr>
        <w:t>.</w:t>
      </w:r>
    </w:p>
    <w:p w14:paraId="19EBF800" w14:textId="45011242" w:rsidR="004C025A" w:rsidRPr="004E5842" w:rsidRDefault="004E5842" w:rsidP="004E5842">
      <w:pPr>
        <w:pStyle w:val="Heading2"/>
        <w:spacing w:before="0"/>
        <w:rPr>
          <w:rFonts w:ascii="Times New Roman" w:hAnsi="Times New Roman" w:cs="Times New Roman"/>
          <w:b/>
          <w:bCs w:val="0"/>
        </w:rPr>
      </w:pPr>
      <w:r>
        <w:rPr>
          <w:rFonts w:ascii="Times New Roman" w:hAnsi="Times New Roman" w:cs="Times New Roman"/>
          <w:b/>
          <w:bCs w:val="0"/>
        </w:rPr>
        <w:t xml:space="preserve">Experiment 2: </w:t>
      </w:r>
      <w:r w:rsidRPr="004E5842">
        <w:rPr>
          <w:rFonts w:ascii="Times New Roman" w:hAnsi="Times New Roman" w:cs="Times New Roman"/>
          <w:b/>
          <w:bCs w:val="0"/>
        </w:rPr>
        <w:t>Same-Sex Populations</w:t>
      </w:r>
    </w:p>
    <w:p w14:paraId="69EDF604" w14:textId="40851C07" w:rsidR="004C025A" w:rsidRDefault="00000000" w:rsidP="00567B8F">
      <w:pPr>
        <w:ind w:firstLine="720"/>
        <w:rPr>
          <w:rFonts w:cs="Times New Roman"/>
        </w:rPr>
      </w:pPr>
      <w:commentRangeStart w:id="27"/>
      <w:commentRangeStart w:id="28"/>
      <w:r w:rsidRPr="009000CE">
        <w:rPr>
          <w:rFonts w:cs="Times New Roman"/>
        </w:rPr>
        <w:t>The same-sex experiment</w:t>
      </w:r>
      <w:commentRangeEnd w:id="27"/>
      <w:r w:rsidR="00363CFF" w:rsidRPr="009000CE">
        <w:rPr>
          <w:rStyle w:val="CommentReference"/>
          <w:rFonts w:cs="Times New Roman"/>
          <w:sz w:val="24"/>
          <w:szCs w:val="22"/>
        </w:rPr>
        <w:commentReference w:id="27"/>
      </w:r>
      <w:commentRangeEnd w:id="28"/>
      <w:r w:rsidR="00740E48">
        <w:rPr>
          <w:rStyle w:val="CommentReference"/>
        </w:rPr>
        <w:commentReference w:id="28"/>
      </w:r>
      <w:r w:rsidRPr="009000CE">
        <w:rPr>
          <w:rFonts w:cs="Times New Roman"/>
        </w:rPr>
        <w:t xml:space="preserve"> removes the constraint</w:t>
      </w:r>
      <w:r w:rsidR="004277B2">
        <w:rPr>
          <w:rFonts w:cs="Times New Roman"/>
        </w:rPr>
        <w:t xml:space="preserve"> that exists in heterosexual mating</w:t>
      </w:r>
      <w:r w:rsidRPr="009000CE">
        <w:rPr>
          <w:rFonts w:cs="Times New Roman"/>
        </w:rPr>
        <w:t>, because male–male and female–female encounters</w:t>
      </w:r>
      <w:r w:rsidR="00593FA2">
        <w:rPr>
          <w:rFonts w:cs="Times New Roman"/>
        </w:rPr>
        <w:t>, by definition, involve agents with similar mating preferences</w:t>
      </w:r>
      <w:r w:rsidRPr="009000CE">
        <w:rPr>
          <w:rFonts w:cs="Times New Roman"/>
        </w:rPr>
        <w:t xml:space="preserve">. Here, </w:t>
      </w:r>
      <w:r w:rsidR="00593FA2">
        <w:rPr>
          <w:rFonts w:cs="Times New Roman"/>
        </w:rPr>
        <w:t xml:space="preserve">sex </w:t>
      </w:r>
      <w:r w:rsidRPr="009000CE">
        <w:rPr>
          <w:rFonts w:cs="Times New Roman"/>
        </w:rPr>
        <w:t>differences in</w:t>
      </w:r>
      <w:r w:rsidR="00593FA2">
        <w:rPr>
          <w:rFonts w:cs="Times New Roman"/>
        </w:rPr>
        <w:t xml:space="preserve"> mating</w:t>
      </w:r>
      <w:r w:rsidRPr="009000CE">
        <w:rPr>
          <w:rFonts w:cs="Times New Roman"/>
        </w:rPr>
        <w:t xml:space="preserve"> preferences translate more directly to differences in behavior</w:t>
      </w:r>
      <w:r w:rsidR="000F3B14">
        <w:rPr>
          <w:rFonts w:cs="Times New Roman"/>
        </w:rPr>
        <w:t xml:space="preserve"> that </w:t>
      </w:r>
      <w:r w:rsidR="007D1B2C">
        <w:rPr>
          <w:rFonts w:cs="Times New Roman"/>
        </w:rPr>
        <w:t>are</w:t>
      </w:r>
      <w:r w:rsidR="000F3B14">
        <w:rPr>
          <w:rFonts w:cs="Times New Roman"/>
        </w:rPr>
        <w:t xml:space="preserve"> manifest in the population as a whole (Figure 3)</w:t>
      </w:r>
      <w:r w:rsidRPr="009000CE">
        <w:rPr>
          <w:rFonts w:cs="Times New Roman"/>
        </w:rPr>
        <w:t xml:space="preserve">. </w:t>
      </w:r>
      <w:r w:rsidR="00E613F2">
        <w:rPr>
          <w:rFonts w:cs="Times New Roman"/>
        </w:rPr>
        <w:t>As can be seen, w</w:t>
      </w:r>
      <w:r w:rsidRPr="009000CE">
        <w:rPr>
          <w:rFonts w:cs="Times New Roman"/>
        </w:rPr>
        <w:t xml:space="preserve">hen gay </w:t>
      </w:r>
      <w:r w:rsidR="00371E1F" w:rsidRPr="009000CE">
        <w:rPr>
          <w:rFonts w:cs="Times New Roman"/>
        </w:rPr>
        <w:t>males</w:t>
      </w:r>
      <w:r w:rsidRPr="009000CE">
        <w:rPr>
          <w:rFonts w:cs="Times New Roman"/>
        </w:rPr>
        <w:t xml:space="preserve"> and lesbian </w:t>
      </w:r>
      <w:r w:rsidR="00371E1F" w:rsidRPr="009000CE">
        <w:rPr>
          <w:rFonts w:cs="Times New Roman"/>
        </w:rPr>
        <w:t>females</w:t>
      </w:r>
      <w:r w:rsidRPr="009000CE">
        <w:rPr>
          <w:rFonts w:cs="Times New Roman"/>
        </w:rPr>
        <w:t xml:space="preserve"> </w:t>
      </w:r>
      <w:r w:rsidR="00E96BDB">
        <w:rPr>
          <w:rFonts w:cs="Times New Roman"/>
        </w:rPr>
        <w:t>were equally willing to engage in short-term mating</w:t>
      </w:r>
      <w:r w:rsidRPr="009000CE">
        <w:rPr>
          <w:rFonts w:cs="Times New Roman"/>
        </w:rPr>
        <w:t xml:space="preserve"> and </w:t>
      </w:r>
      <w:r w:rsidR="00E96BDB">
        <w:rPr>
          <w:rFonts w:cs="Times New Roman"/>
        </w:rPr>
        <w:t xml:space="preserve">had </w:t>
      </w:r>
      <w:r w:rsidRPr="009000CE">
        <w:rPr>
          <w:rFonts w:cs="Times New Roman"/>
        </w:rPr>
        <w:t xml:space="preserve">identical </w:t>
      </w:r>
      <w:r w:rsidR="00003036">
        <w:rPr>
          <w:rFonts w:cs="Times New Roman"/>
        </w:rPr>
        <w:t xml:space="preserve">desirability </w:t>
      </w:r>
      <w:r w:rsidRPr="009000CE">
        <w:rPr>
          <w:rFonts w:cs="Times New Roman"/>
        </w:rPr>
        <w:t>standards</w:t>
      </w:r>
      <w:r w:rsidR="00250285">
        <w:rPr>
          <w:rFonts w:cs="Times New Roman"/>
        </w:rPr>
        <w:t xml:space="preserve"> (condition SW/SS)</w:t>
      </w:r>
      <w:r w:rsidRPr="009000CE">
        <w:rPr>
          <w:rFonts w:cs="Times New Roman"/>
        </w:rPr>
        <w:t>, their short-term outcomes were essentially the same</w:t>
      </w:r>
      <w:r w:rsidR="00E613F2">
        <w:rPr>
          <w:rFonts w:cs="Times New Roman"/>
        </w:rPr>
        <w:t>:</w:t>
      </w:r>
      <w:r w:rsidRPr="009000CE">
        <w:rPr>
          <w:rFonts w:cs="Times New Roman"/>
        </w:rPr>
        <w:t xml:space="preserve"> about </w:t>
      </w:r>
      <w:r w:rsidR="00AC206E" w:rsidRPr="00E96BDB">
        <w:rPr>
          <w:rFonts w:cs="Times New Roman"/>
          <w:i/>
          <w:iCs/>
        </w:rPr>
        <w:t>M</w:t>
      </w:r>
      <w:r w:rsidR="00AC206E">
        <w:rPr>
          <w:rFonts w:cs="Times New Roman"/>
        </w:rPr>
        <w:t xml:space="preserve"> = </w:t>
      </w:r>
      <w:r w:rsidRPr="009000CE">
        <w:rPr>
          <w:rFonts w:cs="Times New Roman"/>
        </w:rPr>
        <w:t xml:space="preserve">0.32 short-term </w:t>
      </w:r>
      <w:r w:rsidR="00250285">
        <w:rPr>
          <w:rFonts w:cs="Times New Roman"/>
        </w:rPr>
        <w:t xml:space="preserve">mating </w:t>
      </w:r>
      <w:r w:rsidR="00C82A00">
        <w:rPr>
          <w:rFonts w:cs="Times New Roman"/>
        </w:rPr>
        <w:t>encounter</w:t>
      </w:r>
      <w:r w:rsidRPr="009000CE">
        <w:rPr>
          <w:rFonts w:cs="Times New Roman"/>
        </w:rPr>
        <w:t xml:space="preserve">s and </w:t>
      </w:r>
      <w:r w:rsidR="00AC206E" w:rsidRPr="00E96BDB">
        <w:rPr>
          <w:rFonts w:cs="Times New Roman"/>
          <w:i/>
          <w:iCs/>
        </w:rPr>
        <w:t>M</w:t>
      </w:r>
      <w:r w:rsidR="00AC206E">
        <w:rPr>
          <w:rFonts w:cs="Times New Roman"/>
        </w:rPr>
        <w:t xml:space="preserve"> = </w:t>
      </w:r>
      <w:r w:rsidRPr="009000CE">
        <w:rPr>
          <w:rFonts w:cs="Times New Roman"/>
        </w:rPr>
        <w:t xml:space="preserve">0.25 </w:t>
      </w:r>
      <w:r w:rsidR="00250285">
        <w:rPr>
          <w:rFonts w:cs="Times New Roman"/>
        </w:rPr>
        <w:t xml:space="preserve">unique </w:t>
      </w:r>
      <w:r w:rsidR="00363CFF">
        <w:rPr>
          <w:rFonts w:cs="Times New Roman"/>
        </w:rPr>
        <w:t xml:space="preserve">short-term </w:t>
      </w:r>
      <w:r w:rsidR="004277B2">
        <w:rPr>
          <w:rFonts w:cs="Times New Roman"/>
        </w:rPr>
        <w:t>partners</w:t>
      </w:r>
      <w:r w:rsidRPr="009000CE">
        <w:rPr>
          <w:rFonts w:cs="Times New Roman"/>
        </w:rPr>
        <w:t xml:space="preserve"> for both</w:t>
      </w:r>
      <w:r w:rsidR="009D253B">
        <w:rPr>
          <w:rFonts w:cs="Times New Roman"/>
        </w:rPr>
        <w:t xml:space="preserve"> sexes</w:t>
      </w:r>
      <w:r w:rsidRPr="009000CE">
        <w:rPr>
          <w:rFonts w:cs="Times New Roman"/>
        </w:rPr>
        <w:t>).</w:t>
      </w:r>
      <w:r w:rsidR="003D01AA" w:rsidRPr="009000CE">
        <w:rPr>
          <w:rFonts w:cs="Times New Roman"/>
        </w:rPr>
        <w:t xml:space="preserve"> </w:t>
      </w:r>
      <w:r w:rsidRPr="009000CE">
        <w:rPr>
          <w:rFonts w:cs="Times New Roman"/>
        </w:rPr>
        <w:t xml:space="preserve">When we introduced a sex difference </w:t>
      </w:r>
      <w:r w:rsidR="006E69DC">
        <w:rPr>
          <w:rFonts w:cs="Times New Roman"/>
        </w:rPr>
        <w:t xml:space="preserve">only </w:t>
      </w:r>
      <w:r w:rsidRPr="009000CE">
        <w:rPr>
          <w:rFonts w:cs="Times New Roman"/>
        </w:rPr>
        <w:t>in</w:t>
      </w:r>
      <w:r w:rsidR="00250285">
        <w:rPr>
          <w:rFonts w:cs="Times New Roman"/>
        </w:rPr>
        <w:t xml:space="preserve"> </w:t>
      </w:r>
      <w:r w:rsidR="00BF5B0B">
        <w:rPr>
          <w:rFonts w:cs="Times New Roman"/>
        </w:rPr>
        <w:t>the</w:t>
      </w:r>
      <w:r w:rsidR="00003036">
        <w:rPr>
          <w:rFonts w:cs="Times New Roman"/>
        </w:rPr>
        <w:t>ir</w:t>
      </w:r>
      <w:r w:rsidR="00BF5B0B">
        <w:rPr>
          <w:rFonts w:cs="Times New Roman"/>
        </w:rPr>
        <w:t xml:space="preserve"> </w:t>
      </w:r>
      <w:r w:rsidR="00250285">
        <w:rPr>
          <w:rFonts w:cs="Times New Roman"/>
        </w:rPr>
        <w:t>willingness to engage in short-term mating</w:t>
      </w:r>
      <w:r w:rsidRPr="009000CE">
        <w:rPr>
          <w:rFonts w:cs="Times New Roman"/>
        </w:rPr>
        <w:t xml:space="preserve"> (</w:t>
      </w:r>
      <w:r w:rsidR="00BF5B0B">
        <w:rPr>
          <w:rFonts w:cs="Times New Roman"/>
        </w:rPr>
        <w:t xml:space="preserve">giving </w:t>
      </w:r>
      <w:r w:rsidRPr="009000CE">
        <w:rPr>
          <w:rFonts w:cs="Times New Roman"/>
        </w:rPr>
        <w:t xml:space="preserve">gay </w:t>
      </w:r>
      <w:r w:rsidR="00B22C56" w:rsidRPr="009000CE">
        <w:rPr>
          <w:rFonts w:cs="Times New Roman"/>
        </w:rPr>
        <w:t>males</w:t>
      </w:r>
      <w:r w:rsidR="000C2815" w:rsidRPr="009000CE">
        <w:rPr>
          <w:rFonts w:cs="Times New Roman"/>
        </w:rPr>
        <w:t xml:space="preserve"> </w:t>
      </w:r>
      <w:r w:rsidR="00250285">
        <w:rPr>
          <w:rFonts w:cs="Times New Roman"/>
        </w:rPr>
        <w:t xml:space="preserve">a </w:t>
      </w:r>
      <w:r w:rsidR="000C2815" w:rsidRPr="009000CE">
        <w:rPr>
          <w:rFonts w:cs="Times New Roman"/>
        </w:rPr>
        <w:t>higher likelihood</w:t>
      </w:r>
      <w:r w:rsidR="00250285">
        <w:rPr>
          <w:rFonts w:cs="Times New Roman"/>
        </w:rPr>
        <w:t xml:space="preserve"> than lesbian females</w:t>
      </w:r>
      <w:r w:rsidR="006E69DC">
        <w:rPr>
          <w:rFonts w:cs="Times New Roman"/>
        </w:rPr>
        <w:t>; condition DW/SS</w:t>
      </w:r>
      <w:r w:rsidRPr="009000CE">
        <w:rPr>
          <w:rFonts w:cs="Times New Roman"/>
        </w:rPr>
        <w:t xml:space="preserve">), gay </w:t>
      </w:r>
      <w:r w:rsidR="00B22C56" w:rsidRPr="009000CE">
        <w:rPr>
          <w:rFonts w:cs="Times New Roman"/>
        </w:rPr>
        <w:t>males</w:t>
      </w:r>
      <w:r w:rsidR="006E69DC">
        <w:rPr>
          <w:rFonts w:cs="Times New Roman"/>
        </w:rPr>
        <w:t>, on</w:t>
      </w:r>
      <w:r w:rsidRPr="009000CE">
        <w:rPr>
          <w:rFonts w:cs="Times New Roman"/>
        </w:rPr>
        <w:t xml:space="preserve"> average</w:t>
      </w:r>
      <w:r w:rsidR="006E69DC">
        <w:rPr>
          <w:rFonts w:cs="Times New Roman"/>
        </w:rPr>
        <w:t xml:space="preserve">, had </w:t>
      </w:r>
      <w:r w:rsidR="00003036">
        <w:rPr>
          <w:rFonts w:cs="Times New Roman"/>
        </w:rPr>
        <w:t>2.5 times as many</w:t>
      </w:r>
      <w:r w:rsidR="006E69DC">
        <w:rPr>
          <w:rFonts w:cs="Times New Roman"/>
        </w:rPr>
        <w:t xml:space="preserve"> short-term mating </w:t>
      </w:r>
      <w:r w:rsidR="00C82A00">
        <w:rPr>
          <w:rFonts w:cs="Times New Roman"/>
        </w:rPr>
        <w:t>encounters</w:t>
      </w:r>
      <w:r w:rsidR="006E69DC">
        <w:rPr>
          <w:rFonts w:cs="Times New Roman"/>
        </w:rPr>
        <w:t xml:space="preserve"> (Panel A)</w:t>
      </w:r>
      <w:r w:rsidR="00D466C7">
        <w:rPr>
          <w:rFonts w:cs="Times New Roman"/>
        </w:rPr>
        <w:t>,</w:t>
      </w:r>
      <w:r w:rsidR="006E69DC">
        <w:rPr>
          <w:rFonts w:cs="Times New Roman"/>
        </w:rPr>
        <w:t xml:space="preserve"> and </w:t>
      </w:r>
      <w:r w:rsidR="00003036">
        <w:rPr>
          <w:rFonts w:cs="Times New Roman"/>
        </w:rPr>
        <w:t xml:space="preserve">twice as many </w:t>
      </w:r>
      <w:r w:rsidR="006E69DC">
        <w:rPr>
          <w:rFonts w:cs="Times New Roman"/>
        </w:rPr>
        <w:t xml:space="preserve">unique short-term </w:t>
      </w:r>
      <w:r w:rsidR="004277B2">
        <w:rPr>
          <w:rFonts w:cs="Times New Roman"/>
        </w:rPr>
        <w:t>partners</w:t>
      </w:r>
      <w:r w:rsidR="00E613F2">
        <w:rPr>
          <w:rFonts w:cs="Times New Roman"/>
        </w:rPr>
        <w:t xml:space="preserve"> (Panel B)</w:t>
      </w:r>
      <w:r w:rsidR="00D466C7">
        <w:rPr>
          <w:rFonts w:cs="Times New Roman"/>
        </w:rPr>
        <w:t>,</w:t>
      </w:r>
      <w:r w:rsidRPr="009000CE">
        <w:rPr>
          <w:rFonts w:cs="Times New Roman"/>
        </w:rPr>
        <w:t xml:space="preserve"> </w:t>
      </w:r>
      <w:r w:rsidR="002A171D">
        <w:rPr>
          <w:rFonts w:cs="Times New Roman"/>
        </w:rPr>
        <w:t>as</w:t>
      </w:r>
      <w:r w:rsidRPr="009000CE">
        <w:rPr>
          <w:rFonts w:cs="Times New Roman"/>
        </w:rPr>
        <w:t xml:space="preserve"> </w:t>
      </w:r>
      <w:r w:rsidR="006E69DC">
        <w:rPr>
          <w:rFonts w:cs="Times New Roman"/>
        </w:rPr>
        <w:t xml:space="preserve">did </w:t>
      </w:r>
      <w:r w:rsidRPr="009000CE">
        <w:rPr>
          <w:rFonts w:cs="Times New Roman"/>
        </w:rPr>
        <w:t xml:space="preserve">lesbian </w:t>
      </w:r>
      <w:r w:rsidR="009360D9" w:rsidRPr="009000CE">
        <w:rPr>
          <w:rFonts w:cs="Times New Roman"/>
        </w:rPr>
        <w:t>females</w:t>
      </w:r>
      <w:r w:rsidRPr="009000CE">
        <w:rPr>
          <w:rFonts w:cs="Times New Roman"/>
        </w:rPr>
        <w:t xml:space="preserve">. </w:t>
      </w:r>
      <w:r w:rsidRPr="00D466C7">
        <w:rPr>
          <w:rFonts w:cs="Times New Roman"/>
        </w:rPr>
        <w:t xml:space="preserve">When we instead introduced a sex difference </w:t>
      </w:r>
      <w:r w:rsidR="00BF5B0B" w:rsidRPr="00D466C7">
        <w:rPr>
          <w:rFonts w:cs="Times New Roman"/>
        </w:rPr>
        <w:t xml:space="preserve">only </w:t>
      </w:r>
      <w:r w:rsidRPr="00D466C7">
        <w:rPr>
          <w:rFonts w:cs="Times New Roman"/>
        </w:rPr>
        <w:t xml:space="preserve">in </w:t>
      </w:r>
      <w:r w:rsidR="00BF5B0B" w:rsidRPr="00D466C7">
        <w:rPr>
          <w:rFonts w:cs="Times New Roman"/>
        </w:rPr>
        <w:t xml:space="preserve">their desirability </w:t>
      </w:r>
      <w:r w:rsidRPr="00D466C7">
        <w:rPr>
          <w:rFonts w:cs="Times New Roman"/>
        </w:rPr>
        <w:t>standards</w:t>
      </w:r>
      <w:r w:rsidR="00BF5B0B" w:rsidRPr="00D466C7">
        <w:rPr>
          <w:rFonts w:cs="Times New Roman"/>
        </w:rPr>
        <w:t xml:space="preserve"> for short-term mating partners</w:t>
      </w:r>
      <w:r w:rsidRPr="00D466C7">
        <w:rPr>
          <w:rFonts w:cs="Times New Roman"/>
        </w:rPr>
        <w:t xml:space="preserve"> (</w:t>
      </w:r>
      <w:r w:rsidR="00BF5B0B" w:rsidRPr="00D466C7">
        <w:rPr>
          <w:rFonts w:cs="Times New Roman"/>
        </w:rPr>
        <w:t xml:space="preserve">setting the standard lower for </w:t>
      </w:r>
      <w:r w:rsidRPr="00D466C7">
        <w:rPr>
          <w:rFonts w:cs="Times New Roman"/>
        </w:rPr>
        <w:t xml:space="preserve">gay </w:t>
      </w:r>
      <w:r w:rsidR="0088262C" w:rsidRPr="00D466C7">
        <w:rPr>
          <w:rFonts w:cs="Times New Roman"/>
        </w:rPr>
        <w:t>males</w:t>
      </w:r>
      <w:r w:rsidR="006E69DC" w:rsidRPr="00D466C7">
        <w:rPr>
          <w:rFonts w:cs="Times New Roman"/>
        </w:rPr>
        <w:t>; condition SW/</w:t>
      </w:r>
      <w:r w:rsidR="00BF5B0B" w:rsidRPr="00D466C7">
        <w:rPr>
          <w:rFonts w:cs="Times New Roman"/>
        </w:rPr>
        <w:t>D</w:t>
      </w:r>
      <w:r w:rsidR="006E69DC" w:rsidRPr="00D466C7">
        <w:rPr>
          <w:rFonts w:cs="Times New Roman"/>
        </w:rPr>
        <w:t>S</w:t>
      </w:r>
      <w:r w:rsidRPr="00D466C7">
        <w:rPr>
          <w:rFonts w:cs="Times New Roman"/>
        </w:rPr>
        <w:t xml:space="preserve">), the </w:t>
      </w:r>
      <w:r w:rsidR="002A171D" w:rsidRPr="00D466C7">
        <w:rPr>
          <w:rFonts w:cs="Times New Roman"/>
        </w:rPr>
        <w:t>gay</w:t>
      </w:r>
      <w:r w:rsidRPr="00D466C7">
        <w:rPr>
          <w:rFonts w:cs="Times New Roman"/>
        </w:rPr>
        <w:t xml:space="preserve"> </w:t>
      </w:r>
      <w:r w:rsidR="00BF5B0B" w:rsidRPr="00D466C7">
        <w:rPr>
          <w:rFonts w:cs="Times New Roman"/>
        </w:rPr>
        <w:t>males</w:t>
      </w:r>
      <w:r w:rsidRPr="00D466C7">
        <w:rPr>
          <w:rFonts w:cs="Times New Roman"/>
        </w:rPr>
        <w:t xml:space="preserve"> </w:t>
      </w:r>
      <w:r w:rsidR="00D466C7" w:rsidRPr="00D466C7">
        <w:rPr>
          <w:rFonts w:cs="Times New Roman"/>
        </w:rPr>
        <w:t xml:space="preserve">had just over 3 times as many </w:t>
      </w:r>
      <w:r w:rsidR="00BF5B0B" w:rsidRPr="00D466C7">
        <w:rPr>
          <w:rFonts w:cs="Times New Roman"/>
        </w:rPr>
        <w:t xml:space="preserve">short-term mating </w:t>
      </w:r>
      <w:r w:rsidR="00C82A00">
        <w:rPr>
          <w:rFonts w:cs="Times New Roman"/>
        </w:rPr>
        <w:t>encounters</w:t>
      </w:r>
      <w:r w:rsidR="00D466C7" w:rsidRPr="00D466C7">
        <w:rPr>
          <w:rFonts w:cs="Times New Roman"/>
        </w:rPr>
        <w:t xml:space="preserve"> </w:t>
      </w:r>
      <w:r w:rsidR="00BF5B0B" w:rsidRPr="00D466C7">
        <w:rPr>
          <w:rFonts w:cs="Times New Roman"/>
        </w:rPr>
        <w:t xml:space="preserve">and </w:t>
      </w:r>
      <w:r w:rsidR="00826CE9" w:rsidRPr="00D466C7">
        <w:rPr>
          <w:rFonts w:cs="Times New Roman"/>
        </w:rPr>
        <w:t xml:space="preserve">unique </w:t>
      </w:r>
      <w:r w:rsidR="009A4DC1">
        <w:rPr>
          <w:rFonts w:cs="Times New Roman"/>
        </w:rPr>
        <w:t xml:space="preserve">short-term </w:t>
      </w:r>
      <w:r w:rsidR="004277B2">
        <w:rPr>
          <w:rFonts w:cs="Times New Roman"/>
        </w:rPr>
        <w:t>partners</w:t>
      </w:r>
      <w:r w:rsidR="00D466C7" w:rsidRPr="00D466C7">
        <w:rPr>
          <w:rFonts w:cs="Times New Roman"/>
        </w:rPr>
        <w:t xml:space="preserve"> as did lesbian females</w:t>
      </w:r>
      <w:r w:rsidRPr="00D466C7">
        <w:rPr>
          <w:rFonts w:cs="Times New Roman"/>
        </w:rPr>
        <w:t xml:space="preserve">. </w:t>
      </w:r>
      <w:r w:rsidR="00826CE9" w:rsidRPr="00D466C7">
        <w:rPr>
          <w:rFonts w:cs="Times New Roman"/>
        </w:rPr>
        <w:t xml:space="preserve">But there was </w:t>
      </w:r>
      <w:r w:rsidR="009A4DC1">
        <w:rPr>
          <w:rFonts w:cs="Times New Roman"/>
        </w:rPr>
        <w:t xml:space="preserve">also </w:t>
      </w:r>
      <w:r w:rsidR="00826CE9" w:rsidRPr="00D466C7">
        <w:rPr>
          <w:rFonts w:cs="Times New Roman"/>
        </w:rPr>
        <w:t>a</w:t>
      </w:r>
      <w:r w:rsidR="007D1B2C">
        <w:rPr>
          <w:rFonts w:cs="Times New Roman"/>
        </w:rPr>
        <w:t xml:space="preserve"> strong, synergistic </w:t>
      </w:r>
      <w:r w:rsidR="00826CE9" w:rsidRPr="00D466C7">
        <w:rPr>
          <w:rFonts w:cs="Times New Roman"/>
        </w:rPr>
        <w:t xml:space="preserve">interaction between these two </w:t>
      </w:r>
      <w:r w:rsidR="009A4DC1">
        <w:rPr>
          <w:rFonts w:cs="Times New Roman"/>
        </w:rPr>
        <w:t>factors</w:t>
      </w:r>
      <w:r w:rsidR="00826CE9" w:rsidRPr="00D466C7">
        <w:rPr>
          <w:rFonts w:cs="Times New Roman"/>
        </w:rPr>
        <w:t>, such that w</w:t>
      </w:r>
      <w:r w:rsidRPr="00D466C7">
        <w:rPr>
          <w:rFonts w:cs="Times New Roman"/>
        </w:rPr>
        <w:t xml:space="preserve">hen </w:t>
      </w:r>
      <w:r w:rsidR="00E96BDB">
        <w:rPr>
          <w:rFonts w:cs="Times New Roman"/>
        </w:rPr>
        <w:t>males and females differed</w:t>
      </w:r>
      <w:r w:rsidR="00EB5535">
        <w:rPr>
          <w:rFonts w:cs="Times New Roman"/>
        </w:rPr>
        <w:t xml:space="preserve"> in </w:t>
      </w:r>
      <w:r w:rsidRPr="00D466C7">
        <w:rPr>
          <w:rFonts w:cs="Times New Roman"/>
        </w:rPr>
        <w:t xml:space="preserve">both </w:t>
      </w:r>
      <w:r w:rsidR="00EB5535">
        <w:rPr>
          <w:rFonts w:cs="Times New Roman"/>
        </w:rPr>
        <w:t xml:space="preserve">their </w:t>
      </w:r>
      <w:r w:rsidR="00826CE9" w:rsidRPr="00D466C7">
        <w:rPr>
          <w:rFonts w:cs="Times New Roman"/>
        </w:rPr>
        <w:t>willingnes</w:t>
      </w:r>
      <w:r w:rsidR="00826CE9">
        <w:rPr>
          <w:rFonts w:cs="Times New Roman"/>
        </w:rPr>
        <w:t>s</w:t>
      </w:r>
      <w:r w:rsidR="00E96BDB">
        <w:rPr>
          <w:rFonts w:cs="Times New Roman"/>
        </w:rPr>
        <w:t xml:space="preserve"> to engage in short-term mating</w:t>
      </w:r>
      <w:r w:rsidRPr="009000CE">
        <w:rPr>
          <w:rFonts w:cs="Times New Roman"/>
        </w:rPr>
        <w:t xml:space="preserve"> and </w:t>
      </w:r>
      <w:r w:rsidR="00EB5535">
        <w:rPr>
          <w:rFonts w:cs="Times New Roman"/>
        </w:rPr>
        <w:t xml:space="preserve">in </w:t>
      </w:r>
      <w:r w:rsidR="00EB5535">
        <w:rPr>
          <w:rFonts w:cs="Times New Roman"/>
        </w:rPr>
        <w:lastRenderedPageBreak/>
        <w:t xml:space="preserve">their </w:t>
      </w:r>
      <w:r w:rsidR="00826CE9">
        <w:rPr>
          <w:rFonts w:cs="Times New Roman"/>
        </w:rPr>
        <w:t xml:space="preserve">desirability </w:t>
      </w:r>
      <w:r w:rsidRPr="009000CE">
        <w:rPr>
          <w:rFonts w:cs="Times New Roman"/>
        </w:rPr>
        <w:t>standards</w:t>
      </w:r>
      <w:r w:rsidR="00E613F2">
        <w:rPr>
          <w:rFonts w:cs="Times New Roman"/>
        </w:rPr>
        <w:t xml:space="preserve"> (condition DW/</w:t>
      </w:r>
      <w:r w:rsidR="0026418A">
        <w:rPr>
          <w:rFonts w:cs="Times New Roman"/>
        </w:rPr>
        <w:t>D</w:t>
      </w:r>
      <w:r w:rsidR="00E613F2">
        <w:rPr>
          <w:rFonts w:cs="Times New Roman"/>
        </w:rPr>
        <w:t>S)</w:t>
      </w:r>
      <w:r w:rsidRPr="009000CE">
        <w:rPr>
          <w:rFonts w:cs="Times New Roman"/>
        </w:rPr>
        <w:t xml:space="preserve">, gay </w:t>
      </w:r>
      <w:r w:rsidR="00770827" w:rsidRPr="009000CE">
        <w:rPr>
          <w:rFonts w:cs="Times New Roman"/>
        </w:rPr>
        <w:t>males</w:t>
      </w:r>
      <w:r w:rsidR="00F85AB0">
        <w:rPr>
          <w:rFonts w:cs="Times New Roman"/>
        </w:rPr>
        <w:t xml:space="preserve"> </w:t>
      </w:r>
      <w:r w:rsidR="00826CE9">
        <w:rPr>
          <w:rFonts w:cs="Times New Roman"/>
        </w:rPr>
        <w:t xml:space="preserve">had </w:t>
      </w:r>
      <w:r w:rsidR="00F85AB0">
        <w:rPr>
          <w:rFonts w:cs="Times New Roman"/>
        </w:rPr>
        <w:t>more tha</w:t>
      </w:r>
      <w:r w:rsidR="005300B6">
        <w:rPr>
          <w:rFonts w:cs="Times New Roman"/>
        </w:rPr>
        <w:t>n</w:t>
      </w:r>
      <w:r w:rsidR="00F85AB0">
        <w:rPr>
          <w:rFonts w:cs="Times New Roman"/>
        </w:rPr>
        <w:t xml:space="preserve"> 8 times as many short-term mating </w:t>
      </w:r>
      <w:r w:rsidR="00C82A00">
        <w:rPr>
          <w:rFonts w:cs="Times New Roman"/>
        </w:rPr>
        <w:t>encounters</w:t>
      </w:r>
      <w:r w:rsidR="00F85AB0">
        <w:rPr>
          <w:rFonts w:cs="Times New Roman"/>
        </w:rPr>
        <w:t>, and nearly 7 times as many unique short-term mating partners</w:t>
      </w:r>
      <w:r w:rsidR="005300B6">
        <w:rPr>
          <w:rFonts w:cs="Times New Roman"/>
        </w:rPr>
        <w:t>,</w:t>
      </w:r>
      <w:r w:rsidR="00F85AB0">
        <w:rPr>
          <w:rFonts w:cs="Times New Roman"/>
        </w:rPr>
        <w:t xml:space="preserve"> as did</w:t>
      </w:r>
      <w:r w:rsidRPr="009000CE">
        <w:rPr>
          <w:rFonts w:cs="Times New Roman"/>
        </w:rPr>
        <w:t xml:space="preserve"> lesbian </w:t>
      </w:r>
      <w:r w:rsidR="00043871" w:rsidRPr="009000CE">
        <w:rPr>
          <w:rFonts w:cs="Times New Roman"/>
        </w:rPr>
        <w:t>females</w:t>
      </w:r>
      <w:r w:rsidRPr="009000CE">
        <w:rPr>
          <w:rFonts w:cs="Times New Roman"/>
        </w:rPr>
        <w:t>.</w:t>
      </w:r>
    </w:p>
    <w:p w14:paraId="6903E525" w14:textId="4F629F4A" w:rsidR="004C025A" w:rsidRPr="00F85AB0" w:rsidRDefault="00000000" w:rsidP="00F85AB0">
      <w:pPr>
        <w:pStyle w:val="Heading2"/>
        <w:spacing w:before="0"/>
        <w:rPr>
          <w:rFonts w:ascii="Times New Roman" w:hAnsi="Times New Roman" w:cs="Times New Roman"/>
          <w:b/>
          <w:bCs w:val="0"/>
        </w:rPr>
      </w:pPr>
      <w:r w:rsidRPr="00F85AB0">
        <w:rPr>
          <w:rFonts w:ascii="Times New Roman" w:hAnsi="Times New Roman" w:cs="Times New Roman"/>
          <w:b/>
          <w:bCs w:val="0"/>
        </w:rPr>
        <w:t>Comparing Gay and Heterosexual M</w:t>
      </w:r>
      <w:r w:rsidR="003C210E" w:rsidRPr="00F85AB0">
        <w:rPr>
          <w:rFonts w:ascii="Times New Roman" w:hAnsi="Times New Roman" w:cs="Times New Roman"/>
          <w:b/>
          <w:bCs w:val="0"/>
        </w:rPr>
        <w:t>ales</w:t>
      </w:r>
    </w:p>
    <w:p w14:paraId="557AB9A5" w14:textId="6D43F251" w:rsidR="004C025A" w:rsidRPr="009000CE" w:rsidRDefault="00000000" w:rsidP="00567B8F">
      <w:pPr>
        <w:ind w:firstLine="720"/>
        <w:rPr>
          <w:rFonts w:cs="Times New Roman"/>
        </w:rPr>
      </w:pPr>
      <w:r w:rsidRPr="009000CE">
        <w:rPr>
          <w:rFonts w:cs="Times New Roman"/>
        </w:rPr>
        <w:t>A final comparison highlights the importance of partner preferences, not just one’s own preferences</w:t>
      </w:r>
      <w:r w:rsidR="00AC206E">
        <w:rPr>
          <w:rFonts w:cs="Times New Roman"/>
        </w:rPr>
        <w:t>, in generating the observed results</w:t>
      </w:r>
      <w:r w:rsidRPr="009000CE">
        <w:rPr>
          <w:rFonts w:cs="Times New Roman"/>
        </w:rPr>
        <w:t xml:space="preserve">. </w:t>
      </w:r>
      <w:r w:rsidR="0061103C">
        <w:rPr>
          <w:rFonts w:cs="Times New Roman"/>
        </w:rPr>
        <w:t xml:space="preserve">Consider </w:t>
      </w:r>
      <w:r w:rsidR="0061103C" w:rsidRPr="00B5374A">
        <w:rPr>
          <w:rFonts w:cs="Times New Roman"/>
        </w:rPr>
        <w:t xml:space="preserve">the condition with sex differences in both </w:t>
      </w:r>
      <w:r w:rsidR="0061103C">
        <w:rPr>
          <w:rFonts w:cs="Times New Roman"/>
        </w:rPr>
        <w:t xml:space="preserve">willingness </w:t>
      </w:r>
      <w:r w:rsidR="003E2311">
        <w:rPr>
          <w:rFonts w:cs="Times New Roman"/>
        </w:rPr>
        <w:t xml:space="preserve">to engage in short-term mating </w:t>
      </w:r>
      <w:r w:rsidR="0061103C">
        <w:rPr>
          <w:rFonts w:cs="Times New Roman"/>
        </w:rPr>
        <w:t xml:space="preserve">and </w:t>
      </w:r>
      <w:r w:rsidR="008F4892">
        <w:rPr>
          <w:rFonts w:cs="Times New Roman"/>
        </w:rPr>
        <w:t xml:space="preserve">in </w:t>
      </w:r>
      <w:r w:rsidR="0061103C">
        <w:rPr>
          <w:rFonts w:cs="Times New Roman"/>
        </w:rPr>
        <w:t>desirability st</w:t>
      </w:r>
      <w:r w:rsidR="0061103C" w:rsidRPr="00B5374A">
        <w:rPr>
          <w:rFonts w:cs="Times New Roman"/>
        </w:rPr>
        <w:t>andards</w:t>
      </w:r>
      <w:r w:rsidR="003E2311">
        <w:rPr>
          <w:rFonts w:cs="Times New Roman"/>
        </w:rPr>
        <w:t xml:space="preserve"> for short-term </w:t>
      </w:r>
      <w:r w:rsidR="004277B2">
        <w:rPr>
          <w:rFonts w:cs="Times New Roman"/>
        </w:rPr>
        <w:t>partners</w:t>
      </w:r>
      <w:r w:rsidR="008F4892">
        <w:rPr>
          <w:rFonts w:cs="Times New Roman"/>
        </w:rPr>
        <w:t xml:space="preserve"> (condition DW/DS in all three figures)</w:t>
      </w:r>
      <w:r w:rsidR="0061103C">
        <w:rPr>
          <w:rFonts w:cs="Times New Roman"/>
        </w:rPr>
        <w:t xml:space="preserve">.  </w:t>
      </w:r>
      <w:del w:id="29" w:author="Yurun Ying [2]" w:date="2026-04-22T16:13:00Z">
        <w:r w:rsidR="003E2311" w:rsidDel="009A230B">
          <w:rPr>
            <w:rFonts w:cs="Times New Roman"/>
          </w:rPr>
          <w:delText xml:space="preserve">In both the heterosexual </w:delText>
        </w:r>
        <w:r w:rsidR="008F4892" w:rsidDel="009A230B">
          <w:rPr>
            <w:rFonts w:cs="Times New Roman"/>
          </w:rPr>
          <w:delText xml:space="preserve">(Figure 2) </w:delText>
        </w:r>
        <w:r w:rsidR="003E2311" w:rsidDel="009A230B">
          <w:rPr>
            <w:rFonts w:cs="Times New Roman"/>
          </w:rPr>
          <w:delText>and same-sex experiments</w:delText>
        </w:r>
        <w:r w:rsidR="008F4892" w:rsidDel="009A230B">
          <w:rPr>
            <w:rFonts w:cs="Times New Roman"/>
          </w:rPr>
          <w:delText xml:space="preserve"> (Figure 3)</w:delText>
        </w:r>
        <w:r w:rsidR="003E2311" w:rsidDel="009A230B">
          <w:rPr>
            <w:rFonts w:cs="Times New Roman"/>
          </w:rPr>
          <w:delText>, t</w:delText>
        </w:r>
        <w:r w:rsidR="00CF135E" w:rsidDel="009A230B">
          <w:rPr>
            <w:rFonts w:cs="Times New Roman"/>
          </w:rPr>
          <w:delText xml:space="preserve">his </w:delText>
        </w:r>
        <w:r w:rsidR="0061103C" w:rsidDel="009A230B">
          <w:rPr>
            <w:rFonts w:cs="Times New Roman"/>
          </w:rPr>
          <w:delText xml:space="preserve">condition produced the largest male/female difference in short-term mating </w:delText>
        </w:r>
        <w:r w:rsidR="000A0879" w:rsidDel="009A230B">
          <w:rPr>
            <w:rFonts w:cs="Times New Roman"/>
          </w:rPr>
          <w:delText>behavior.</w:delText>
        </w:r>
        <w:r w:rsidR="00CF135E" w:rsidDel="009A230B">
          <w:rPr>
            <w:rFonts w:cs="Times New Roman"/>
          </w:rPr>
          <w:delText xml:space="preserve">  </w:delText>
        </w:r>
        <w:commentRangeStart w:id="30"/>
        <w:commentRangeStart w:id="31"/>
        <w:r w:rsidR="00A169BB" w:rsidDel="009A230B">
          <w:rPr>
            <w:rFonts w:cs="Times New Roman"/>
          </w:rPr>
          <w:delText xml:space="preserve">Interestingly, </w:delText>
        </w:r>
        <w:r w:rsidR="00805922" w:rsidDel="009A230B">
          <w:rPr>
            <w:rFonts w:cs="Times New Roman"/>
          </w:rPr>
          <w:delText xml:space="preserve">this condition </w:delText>
        </w:r>
        <w:r w:rsidR="00A169BB" w:rsidDel="009A230B">
          <w:rPr>
            <w:rFonts w:cs="Times New Roman"/>
          </w:rPr>
          <w:delText xml:space="preserve">also produced </w:delText>
        </w:r>
        <w:r w:rsidR="00805922" w:rsidDel="009A230B">
          <w:rPr>
            <w:rFonts w:cs="Times New Roman"/>
          </w:rPr>
          <w:delText xml:space="preserve">the largest </w:delText>
        </w:r>
        <w:r w:rsidR="000A0879" w:rsidDel="009A230B">
          <w:rPr>
            <w:rFonts w:cs="Times New Roman"/>
          </w:rPr>
          <w:delText>difference in short-term mating behavior between gay</w:delText>
        </w:r>
        <w:r w:rsidR="00A169BB" w:rsidDel="009A230B">
          <w:rPr>
            <w:rFonts w:cs="Times New Roman"/>
          </w:rPr>
          <w:delText xml:space="preserve"> males</w:delText>
        </w:r>
        <w:r w:rsidR="000A0879" w:rsidDel="009A230B">
          <w:rPr>
            <w:rFonts w:cs="Times New Roman"/>
          </w:rPr>
          <w:delText xml:space="preserve"> and heterosexual males.</w:delText>
        </w:r>
        <w:commentRangeEnd w:id="30"/>
        <w:r w:rsidR="00A178D5" w:rsidDel="009A230B">
          <w:rPr>
            <w:rStyle w:val="CommentReference"/>
            <w:rFonts w:cs="Times New Roman"/>
            <w:sz w:val="24"/>
            <w:szCs w:val="22"/>
          </w:rPr>
          <w:commentReference w:id="30"/>
        </w:r>
        <w:commentRangeEnd w:id="31"/>
        <w:r w:rsidR="009A230B" w:rsidDel="009A230B">
          <w:rPr>
            <w:rStyle w:val="CommentReference"/>
          </w:rPr>
          <w:commentReference w:id="31"/>
        </w:r>
        <w:r w:rsidR="000A0879" w:rsidDel="009A230B">
          <w:rPr>
            <w:rFonts w:cs="Times New Roman"/>
          </w:rPr>
          <w:delText xml:space="preserve">  </w:delText>
        </w:r>
      </w:del>
      <w:r w:rsidR="000A0879">
        <w:rPr>
          <w:rFonts w:cs="Times New Roman"/>
        </w:rPr>
        <w:t xml:space="preserve">When </w:t>
      </w:r>
      <w:r w:rsidR="00BE5CEC">
        <w:rPr>
          <w:rFonts w:cs="Times New Roman"/>
        </w:rPr>
        <w:t xml:space="preserve">all males in </w:t>
      </w:r>
      <w:r w:rsidR="00CF135E">
        <w:rPr>
          <w:rFonts w:cs="Times New Roman"/>
        </w:rPr>
        <w:t xml:space="preserve">the </w:t>
      </w:r>
      <w:r w:rsidR="000A0879">
        <w:rPr>
          <w:rFonts w:cs="Times New Roman"/>
        </w:rPr>
        <w:t xml:space="preserve">heterosexual </w:t>
      </w:r>
      <w:r w:rsidR="00CF135E">
        <w:rPr>
          <w:rFonts w:cs="Times New Roman"/>
        </w:rPr>
        <w:t xml:space="preserve">population (not just </w:t>
      </w:r>
      <w:r w:rsidR="00BE5CEC">
        <w:rPr>
          <w:rFonts w:cs="Times New Roman"/>
        </w:rPr>
        <w:t>those we defined as being in the mating poo</w:t>
      </w:r>
      <w:r w:rsidR="00CF135E">
        <w:rPr>
          <w:rFonts w:cs="Times New Roman"/>
        </w:rPr>
        <w:t>l</w:t>
      </w:r>
      <w:r w:rsidR="00BE5CEC">
        <w:rPr>
          <w:rFonts w:cs="Times New Roman"/>
        </w:rPr>
        <w:t xml:space="preserve">) are compared to all males in the same-sex population, </w:t>
      </w:r>
      <w:r w:rsidR="00864721">
        <w:rPr>
          <w:rFonts w:cs="Times New Roman"/>
        </w:rPr>
        <w:t xml:space="preserve">the </w:t>
      </w:r>
      <w:r w:rsidRPr="009000CE">
        <w:rPr>
          <w:rFonts w:cs="Times New Roman"/>
        </w:rPr>
        <w:t xml:space="preserve">gay </w:t>
      </w:r>
      <w:r w:rsidR="00D66DED" w:rsidRPr="009000CE">
        <w:rPr>
          <w:rFonts w:cs="Times New Roman"/>
        </w:rPr>
        <w:t>males</w:t>
      </w:r>
      <w:r w:rsidR="00864721">
        <w:rPr>
          <w:rFonts w:cs="Times New Roman"/>
        </w:rPr>
        <w:t>, on average,</w:t>
      </w:r>
      <w:r w:rsidRPr="009000CE">
        <w:rPr>
          <w:rFonts w:cs="Times New Roman"/>
        </w:rPr>
        <w:t xml:space="preserve"> engaged in more short-term mating than</w:t>
      </w:r>
      <w:r w:rsidR="00BE5CEC">
        <w:rPr>
          <w:rFonts w:cs="Times New Roman"/>
        </w:rPr>
        <w:t xml:space="preserve"> did</w:t>
      </w:r>
      <w:r w:rsidRPr="009000CE">
        <w:rPr>
          <w:rFonts w:cs="Times New Roman"/>
        </w:rPr>
        <w:t xml:space="preserve"> heterosexual </w:t>
      </w:r>
      <w:r w:rsidR="005F062F" w:rsidRPr="009000CE">
        <w:rPr>
          <w:rFonts w:cs="Times New Roman"/>
        </w:rPr>
        <w:t>males</w:t>
      </w:r>
      <w:r w:rsidR="00BE5CEC">
        <w:rPr>
          <w:rFonts w:cs="Times New Roman"/>
        </w:rPr>
        <w:t xml:space="preserve">.  </w:t>
      </w:r>
      <w:r w:rsidR="00864721">
        <w:rPr>
          <w:rFonts w:cs="Times New Roman"/>
        </w:rPr>
        <w:t>Ga</w:t>
      </w:r>
      <w:r w:rsidR="00864721" w:rsidRPr="009000CE">
        <w:rPr>
          <w:rFonts w:cs="Times New Roman"/>
        </w:rPr>
        <w:t xml:space="preserve">y males averaged </w:t>
      </w:r>
      <w:r w:rsidR="000B2D6A" w:rsidRPr="00E96BDB">
        <w:rPr>
          <w:rFonts w:cs="Times New Roman"/>
          <w:i/>
          <w:iCs/>
        </w:rPr>
        <w:t>M</w:t>
      </w:r>
      <w:r w:rsidR="000B2D6A">
        <w:rPr>
          <w:rFonts w:cs="Times New Roman"/>
        </w:rPr>
        <w:t xml:space="preserve"> = </w:t>
      </w:r>
      <w:r w:rsidR="00864721" w:rsidRPr="009000CE">
        <w:rPr>
          <w:rFonts w:cs="Times New Roman"/>
        </w:rPr>
        <w:t xml:space="preserve">2.63 </w:t>
      </w:r>
      <w:r w:rsidR="00864721">
        <w:rPr>
          <w:rFonts w:cs="Times New Roman"/>
        </w:rPr>
        <w:t xml:space="preserve">short-term mating </w:t>
      </w:r>
      <w:r w:rsidR="00C82A00">
        <w:rPr>
          <w:rFonts w:cs="Times New Roman"/>
        </w:rPr>
        <w:t>encounters</w:t>
      </w:r>
      <w:r w:rsidR="00864721" w:rsidRPr="009000CE">
        <w:rPr>
          <w:rFonts w:cs="Times New Roman"/>
        </w:rPr>
        <w:t xml:space="preserve"> and </w:t>
      </w:r>
      <w:r w:rsidR="000B2D6A" w:rsidRPr="00E96BDB">
        <w:rPr>
          <w:rFonts w:cs="Times New Roman"/>
          <w:i/>
          <w:iCs/>
        </w:rPr>
        <w:t>M</w:t>
      </w:r>
      <w:r w:rsidR="000B2D6A">
        <w:rPr>
          <w:rFonts w:cs="Times New Roman"/>
        </w:rPr>
        <w:t xml:space="preserve"> = </w:t>
      </w:r>
      <w:r w:rsidR="00864721" w:rsidRPr="009000CE">
        <w:rPr>
          <w:rFonts w:cs="Times New Roman"/>
        </w:rPr>
        <w:t xml:space="preserve">1.72 </w:t>
      </w:r>
      <w:r w:rsidR="00864721">
        <w:rPr>
          <w:rFonts w:cs="Times New Roman"/>
        </w:rPr>
        <w:t xml:space="preserve">unique short-term </w:t>
      </w:r>
      <w:r w:rsidR="00C84B0A">
        <w:rPr>
          <w:rFonts w:cs="Times New Roman"/>
        </w:rPr>
        <w:t xml:space="preserve">mating </w:t>
      </w:r>
      <w:r w:rsidR="004277B2">
        <w:rPr>
          <w:rFonts w:cs="Times New Roman"/>
        </w:rPr>
        <w:t>partners</w:t>
      </w:r>
      <w:r w:rsidR="00864721">
        <w:rPr>
          <w:rFonts w:cs="Times New Roman"/>
        </w:rPr>
        <w:t>, whereas h</w:t>
      </w:r>
      <w:r w:rsidR="00864721" w:rsidRPr="009000CE">
        <w:rPr>
          <w:rFonts w:cs="Times New Roman"/>
        </w:rPr>
        <w:t xml:space="preserve">eterosexual males averaged </w:t>
      </w:r>
      <w:r w:rsidR="000B2D6A" w:rsidRPr="00E96BDB">
        <w:rPr>
          <w:rFonts w:cs="Times New Roman"/>
          <w:i/>
          <w:iCs/>
        </w:rPr>
        <w:t>M</w:t>
      </w:r>
      <w:r w:rsidR="000B2D6A">
        <w:rPr>
          <w:rFonts w:cs="Times New Roman"/>
        </w:rPr>
        <w:t xml:space="preserve"> = </w:t>
      </w:r>
      <w:r w:rsidR="00864721" w:rsidRPr="009000CE">
        <w:rPr>
          <w:rFonts w:cs="Times New Roman"/>
        </w:rPr>
        <w:t xml:space="preserve">1.43 short-term </w:t>
      </w:r>
      <w:r w:rsidR="00C82A00">
        <w:rPr>
          <w:rFonts w:cs="Times New Roman"/>
        </w:rPr>
        <w:t>encounters</w:t>
      </w:r>
      <w:r w:rsidR="00864721" w:rsidRPr="009000CE">
        <w:rPr>
          <w:rFonts w:cs="Times New Roman"/>
        </w:rPr>
        <w:t xml:space="preserve"> and</w:t>
      </w:r>
      <w:r w:rsidR="00864721">
        <w:rPr>
          <w:rFonts w:cs="Times New Roman"/>
        </w:rPr>
        <w:t xml:space="preserve"> </w:t>
      </w:r>
      <w:r w:rsidR="000B2D6A" w:rsidRPr="00E96BDB">
        <w:rPr>
          <w:rFonts w:cs="Times New Roman"/>
          <w:i/>
          <w:iCs/>
        </w:rPr>
        <w:t>M</w:t>
      </w:r>
      <w:r w:rsidR="000B2D6A">
        <w:rPr>
          <w:rFonts w:cs="Times New Roman"/>
        </w:rPr>
        <w:t xml:space="preserve"> = </w:t>
      </w:r>
      <w:r w:rsidR="00864721" w:rsidRPr="009000CE">
        <w:rPr>
          <w:rFonts w:cs="Times New Roman"/>
        </w:rPr>
        <w:t xml:space="preserve">0.80 </w:t>
      </w:r>
      <w:r w:rsidR="00864721">
        <w:rPr>
          <w:rFonts w:cs="Times New Roman"/>
        </w:rPr>
        <w:t xml:space="preserve">unique short-term </w:t>
      </w:r>
      <w:r w:rsidR="004277B2">
        <w:rPr>
          <w:rFonts w:cs="Times New Roman"/>
        </w:rPr>
        <w:t>partners</w:t>
      </w:r>
      <w:r w:rsidR="00864721" w:rsidRPr="009000CE">
        <w:rPr>
          <w:rFonts w:cs="Times New Roman"/>
        </w:rPr>
        <w:t xml:space="preserve">. </w:t>
      </w:r>
      <w:r w:rsidR="00BE5CEC">
        <w:rPr>
          <w:rFonts w:cs="Times New Roman"/>
        </w:rPr>
        <w:t xml:space="preserve">This occurred </w:t>
      </w:r>
      <w:r w:rsidR="00864721">
        <w:rPr>
          <w:rFonts w:cs="Times New Roman"/>
        </w:rPr>
        <w:t xml:space="preserve">despite the fact that the </w:t>
      </w:r>
      <w:r w:rsidRPr="009000CE">
        <w:rPr>
          <w:rFonts w:cs="Times New Roman"/>
        </w:rPr>
        <w:t>male</w:t>
      </w:r>
      <w:r w:rsidR="00EB5535">
        <w:rPr>
          <w:rFonts w:cs="Times New Roman"/>
        </w:rPr>
        <w:t>’s</w:t>
      </w:r>
      <w:r w:rsidRPr="009000CE">
        <w:rPr>
          <w:rFonts w:cs="Times New Roman"/>
        </w:rPr>
        <w:t xml:space="preserve"> preference parameter</w:t>
      </w:r>
      <w:r w:rsidR="00BE5CEC">
        <w:rPr>
          <w:rFonts w:cs="Times New Roman"/>
        </w:rPr>
        <w:t>s</w:t>
      </w:r>
      <w:r w:rsidRPr="009000CE">
        <w:rPr>
          <w:rFonts w:cs="Times New Roman"/>
        </w:rPr>
        <w:t xml:space="preserve"> </w:t>
      </w:r>
      <w:r w:rsidR="00BE5CEC">
        <w:rPr>
          <w:rFonts w:cs="Times New Roman"/>
        </w:rPr>
        <w:t xml:space="preserve">(willingness and standards) were exactly </w:t>
      </w:r>
      <w:r w:rsidR="00CE53B0">
        <w:rPr>
          <w:rFonts w:cs="Times New Roman"/>
        </w:rPr>
        <w:t xml:space="preserve">the same </w:t>
      </w:r>
      <w:r w:rsidRPr="009000CE">
        <w:rPr>
          <w:rFonts w:cs="Times New Roman"/>
        </w:rPr>
        <w:t xml:space="preserve">across these populations. </w:t>
      </w:r>
      <w:r w:rsidR="00892765">
        <w:rPr>
          <w:rFonts w:cs="Times New Roman"/>
        </w:rPr>
        <w:t xml:space="preserve">What drives this </w:t>
      </w:r>
      <w:r w:rsidRPr="009000CE">
        <w:rPr>
          <w:rFonts w:cs="Times New Roman"/>
        </w:rPr>
        <w:t>difference</w:t>
      </w:r>
      <w:r w:rsidR="00892765">
        <w:rPr>
          <w:rFonts w:cs="Times New Roman"/>
        </w:rPr>
        <w:t xml:space="preserve"> is the </w:t>
      </w:r>
      <w:r w:rsidR="00BE5CEC">
        <w:rPr>
          <w:rFonts w:cs="Times New Roman"/>
        </w:rPr>
        <w:t xml:space="preserve">preference parameters </w:t>
      </w:r>
      <w:r w:rsidR="00892765">
        <w:rPr>
          <w:rFonts w:cs="Times New Roman"/>
        </w:rPr>
        <w:t>of</w:t>
      </w:r>
      <w:r w:rsidR="00864721">
        <w:rPr>
          <w:rFonts w:cs="Times New Roman"/>
        </w:rPr>
        <w:t xml:space="preserve"> the</w:t>
      </w:r>
      <w:r w:rsidR="00892765">
        <w:rPr>
          <w:rFonts w:cs="Times New Roman"/>
        </w:rPr>
        <w:t xml:space="preserve"> </w:t>
      </w:r>
      <w:r w:rsidR="00454A40">
        <w:rPr>
          <w:rFonts w:cs="Times New Roman"/>
        </w:rPr>
        <w:t>m</w:t>
      </w:r>
      <w:r w:rsidR="009A3E0E">
        <w:rPr>
          <w:rFonts w:cs="Times New Roman"/>
        </w:rPr>
        <w:t>ales</w:t>
      </w:r>
      <w:r w:rsidR="00454A40">
        <w:rPr>
          <w:rFonts w:cs="Times New Roman"/>
        </w:rPr>
        <w:t xml:space="preserve">’ potential mating </w:t>
      </w:r>
      <w:r w:rsidR="00454A40" w:rsidRPr="00EB5535">
        <w:rPr>
          <w:rFonts w:cs="Times New Roman"/>
          <w:i/>
          <w:iCs/>
        </w:rPr>
        <w:t>partners</w:t>
      </w:r>
      <w:r w:rsidR="00892765">
        <w:rPr>
          <w:rFonts w:cs="Times New Roman"/>
        </w:rPr>
        <w:t xml:space="preserve">.  The potential partners of </w:t>
      </w:r>
      <w:r w:rsidR="00454A40">
        <w:rPr>
          <w:rFonts w:cs="Times New Roman"/>
        </w:rPr>
        <w:t xml:space="preserve">the </w:t>
      </w:r>
      <w:r w:rsidR="00892765">
        <w:rPr>
          <w:rFonts w:cs="Times New Roman"/>
        </w:rPr>
        <w:t>gay males (</w:t>
      </w:r>
      <w:r w:rsidR="00454A40">
        <w:rPr>
          <w:rFonts w:cs="Times New Roman"/>
        </w:rPr>
        <w:t xml:space="preserve">i.e., </w:t>
      </w:r>
      <w:r w:rsidR="00892765">
        <w:rPr>
          <w:rFonts w:cs="Times New Roman"/>
        </w:rPr>
        <w:t xml:space="preserve">other gay males) </w:t>
      </w:r>
      <w:r w:rsidR="00454A40">
        <w:rPr>
          <w:rFonts w:cs="Times New Roman"/>
        </w:rPr>
        <w:t xml:space="preserve">were more willing to engage in short-term mating and </w:t>
      </w:r>
      <w:r w:rsidR="00892765">
        <w:rPr>
          <w:rFonts w:cs="Times New Roman"/>
        </w:rPr>
        <w:t>had lower desirability standards</w:t>
      </w:r>
      <w:r w:rsidR="00454A40">
        <w:rPr>
          <w:rFonts w:cs="Times New Roman"/>
        </w:rPr>
        <w:t xml:space="preserve"> (</w:t>
      </w:r>
      <w:r w:rsidR="00892765">
        <w:rPr>
          <w:rFonts w:cs="Times New Roman"/>
        </w:rPr>
        <w:t xml:space="preserve">.40 and 3, respectively) than </w:t>
      </w:r>
      <w:r w:rsidR="00454A40">
        <w:rPr>
          <w:rFonts w:cs="Times New Roman"/>
        </w:rPr>
        <w:t xml:space="preserve">was the case for </w:t>
      </w:r>
      <w:r w:rsidR="00892765">
        <w:rPr>
          <w:rFonts w:cs="Times New Roman"/>
        </w:rPr>
        <w:t>the potential partners of the heterosexual males (</w:t>
      </w:r>
      <w:r w:rsidR="00454A40">
        <w:rPr>
          <w:rFonts w:cs="Times New Roman"/>
        </w:rPr>
        <w:t>i.e., h</w:t>
      </w:r>
      <w:r w:rsidR="00892765">
        <w:rPr>
          <w:rFonts w:cs="Times New Roman"/>
        </w:rPr>
        <w:t>eterosexual females</w:t>
      </w:r>
      <w:r w:rsidR="00464AD3">
        <w:rPr>
          <w:rFonts w:cs="Times New Roman"/>
        </w:rPr>
        <w:t>; .25 and 5, respectively</w:t>
      </w:r>
      <w:r w:rsidR="00892765">
        <w:rPr>
          <w:rFonts w:cs="Times New Roman"/>
        </w:rPr>
        <w:t>)</w:t>
      </w:r>
      <w:r w:rsidR="00464AD3">
        <w:rPr>
          <w:rFonts w:cs="Times New Roman"/>
        </w:rPr>
        <w:t xml:space="preserve">. This made </w:t>
      </w:r>
      <w:r w:rsidRPr="009000CE">
        <w:rPr>
          <w:rFonts w:cs="Times New Roman"/>
        </w:rPr>
        <w:t xml:space="preserve">mutual acceptance </w:t>
      </w:r>
      <w:r w:rsidR="00464AD3">
        <w:rPr>
          <w:rFonts w:cs="Times New Roman"/>
        </w:rPr>
        <w:t>of a mating opportunity more lik</w:t>
      </w:r>
      <w:r w:rsidR="00864721">
        <w:rPr>
          <w:rFonts w:cs="Times New Roman"/>
        </w:rPr>
        <w:t>e</w:t>
      </w:r>
      <w:r w:rsidR="00464AD3">
        <w:rPr>
          <w:rFonts w:cs="Times New Roman"/>
        </w:rPr>
        <w:t xml:space="preserve">ly for gay </w:t>
      </w:r>
      <w:r w:rsidR="009A3E0E">
        <w:rPr>
          <w:rFonts w:cs="Times New Roman"/>
        </w:rPr>
        <w:t xml:space="preserve">males </w:t>
      </w:r>
      <w:r w:rsidR="00464AD3">
        <w:rPr>
          <w:rFonts w:cs="Times New Roman"/>
        </w:rPr>
        <w:t>than for the heterosexual males</w:t>
      </w:r>
      <w:r w:rsidRPr="009000CE">
        <w:rPr>
          <w:rFonts w:cs="Times New Roman"/>
        </w:rPr>
        <w:t>.</w:t>
      </w:r>
    </w:p>
    <w:p w14:paraId="6030DCC9" w14:textId="77777777" w:rsidR="004C025A" w:rsidRPr="009A4DC1" w:rsidRDefault="00000000" w:rsidP="009A4DC1">
      <w:pPr>
        <w:pStyle w:val="Heading2"/>
        <w:spacing w:before="0"/>
        <w:rPr>
          <w:rFonts w:ascii="Times New Roman" w:hAnsi="Times New Roman" w:cs="Times New Roman"/>
          <w:b/>
          <w:bCs w:val="0"/>
        </w:rPr>
      </w:pPr>
      <w:r w:rsidRPr="009A4DC1">
        <w:rPr>
          <w:rFonts w:ascii="Times New Roman" w:hAnsi="Times New Roman" w:cs="Times New Roman"/>
          <w:b/>
          <w:bCs w:val="0"/>
        </w:rPr>
        <w:lastRenderedPageBreak/>
        <w:t>Robustness to Long-Term Pair Formation</w:t>
      </w:r>
    </w:p>
    <w:p w14:paraId="4D92EFCC" w14:textId="052A4E9E" w:rsidR="004C025A" w:rsidRPr="009000CE" w:rsidRDefault="00000000" w:rsidP="00567B8F">
      <w:pPr>
        <w:ind w:firstLine="720"/>
        <w:rPr>
          <w:rFonts w:cs="Times New Roman"/>
        </w:rPr>
      </w:pPr>
      <w:r w:rsidRPr="009000CE">
        <w:rPr>
          <w:rFonts w:cs="Times New Roman"/>
        </w:rPr>
        <w:t xml:space="preserve">The qualitative patterns summarized above were not sensitive to the specific baseline value used for long-term pair formation. </w:t>
      </w:r>
      <w:r w:rsidR="00864721">
        <w:rPr>
          <w:rFonts w:cs="Times New Roman"/>
        </w:rPr>
        <w:t xml:space="preserve">As reported in </w:t>
      </w:r>
      <w:r w:rsidRPr="009000CE">
        <w:rPr>
          <w:rFonts w:cs="Times New Roman"/>
        </w:rPr>
        <w:t>Ying et al. (2024)</w:t>
      </w:r>
      <w:r w:rsidR="00864721">
        <w:rPr>
          <w:rFonts w:cs="Times New Roman"/>
        </w:rPr>
        <w:t>,</w:t>
      </w:r>
      <w:r w:rsidRPr="009000CE">
        <w:rPr>
          <w:rFonts w:cs="Times New Roman"/>
        </w:rPr>
        <w:t xml:space="preserve"> additional runs that varied the </w:t>
      </w:r>
      <w:r w:rsidRPr="005C6D9C">
        <w:rPr>
          <w:rFonts w:cs="Times New Roman"/>
          <w:b/>
          <w:bCs/>
        </w:rPr>
        <w:t>long-term-likelihood</w:t>
      </w:r>
      <w:r w:rsidRPr="009000CE">
        <w:rPr>
          <w:rFonts w:cs="Times New Roman"/>
        </w:rPr>
        <w:t xml:space="preserve"> parameter </w:t>
      </w:r>
      <w:r w:rsidR="00864721">
        <w:rPr>
          <w:rFonts w:cs="Times New Roman"/>
        </w:rPr>
        <w:t>yielded</w:t>
      </w:r>
      <w:r w:rsidRPr="009000CE">
        <w:rPr>
          <w:rFonts w:cs="Times New Roman"/>
        </w:rPr>
        <w:t xml:space="preserve"> the same </w:t>
      </w:r>
      <w:r w:rsidR="006B1081" w:rsidRPr="009000CE">
        <w:rPr>
          <w:rFonts w:cs="Times New Roman"/>
        </w:rPr>
        <w:t>qualitative</w:t>
      </w:r>
      <w:r w:rsidRPr="009000CE">
        <w:rPr>
          <w:rFonts w:cs="Times New Roman"/>
        </w:rPr>
        <w:t xml:space="preserve"> results: heterosexual </w:t>
      </w:r>
      <w:r w:rsidR="005C6D9C">
        <w:rPr>
          <w:rFonts w:cs="Times New Roman"/>
        </w:rPr>
        <w:t xml:space="preserve">male and female </w:t>
      </w:r>
      <w:r w:rsidRPr="009000CE">
        <w:rPr>
          <w:rFonts w:cs="Times New Roman"/>
        </w:rPr>
        <w:t xml:space="preserve">population averages remained </w:t>
      </w:r>
      <w:r w:rsidR="005C6D9C">
        <w:rPr>
          <w:rFonts w:cs="Times New Roman"/>
        </w:rPr>
        <w:t>equal</w:t>
      </w:r>
      <w:r w:rsidRPr="009000CE">
        <w:rPr>
          <w:rFonts w:cs="Times New Roman"/>
        </w:rPr>
        <w:t xml:space="preserve">, </w:t>
      </w:r>
      <w:r w:rsidR="00864721">
        <w:rPr>
          <w:rFonts w:cs="Times New Roman"/>
        </w:rPr>
        <w:t xml:space="preserve">heterosexual </w:t>
      </w:r>
      <w:r w:rsidRPr="009000CE">
        <w:rPr>
          <w:rFonts w:cs="Times New Roman"/>
        </w:rPr>
        <w:t xml:space="preserve">mating-pool differences depended primarily on </w:t>
      </w:r>
      <w:r w:rsidR="00E354C4">
        <w:rPr>
          <w:rFonts w:cs="Times New Roman"/>
        </w:rPr>
        <w:t>differences in desirability standards</w:t>
      </w:r>
      <w:r w:rsidRPr="009000CE">
        <w:rPr>
          <w:rFonts w:cs="Times New Roman"/>
        </w:rPr>
        <w:t xml:space="preserve">, and gay </w:t>
      </w:r>
      <w:r w:rsidR="00B3581E" w:rsidRPr="009000CE">
        <w:rPr>
          <w:rFonts w:cs="Times New Roman"/>
        </w:rPr>
        <w:t>males</w:t>
      </w:r>
      <w:r w:rsidRPr="009000CE">
        <w:rPr>
          <w:rFonts w:cs="Times New Roman"/>
        </w:rPr>
        <w:t xml:space="preserve"> exceeded</w:t>
      </w:r>
      <w:r w:rsidR="00C308DA" w:rsidRPr="009000CE">
        <w:rPr>
          <w:rFonts w:cs="Times New Roman"/>
        </w:rPr>
        <w:t xml:space="preserve"> both</w:t>
      </w:r>
      <w:r w:rsidRPr="009000CE">
        <w:rPr>
          <w:rFonts w:cs="Times New Roman"/>
        </w:rPr>
        <w:t xml:space="preserve"> lesbian </w:t>
      </w:r>
      <w:r w:rsidR="00BB57FE" w:rsidRPr="009000CE">
        <w:rPr>
          <w:rFonts w:cs="Times New Roman"/>
        </w:rPr>
        <w:t>females</w:t>
      </w:r>
      <w:r w:rsidRPr="009000CE">
        <w:rPr>
          <w:rFonts w:cs="Times New Roman"/>
        </w:rPr>
        <w:t xml:space="preserve"> and heterosexual </w:t>
      </w:r>
      <w:r w:rsidR="00F752C8" w:rsidRPr="009000CE">
        <w:rPr>
          <w:rFonts w:cs="Times New Roman"/>
        </w:rPr>
        <w:t>males</w:t>
      </w:r>
      <w:r w:rsidRPr="009000CE">
        <w:rPr>
          <w:rFonts w:cs="Times New Roman"/>
        </w:rPr>
        <w:t xml:space="preserve"> </w:t>
      </w:r>
      <w:r w:rsidR="005754FC" w:rsidRPr="009000CE">
        <w:rPr>
          <w:rFonts w:cs="Times New Roman"/>
        </w:rPr>
        <w:t xml:space="preserve">in </w:t>
      </w:r>
      <w:r w:rsidR="00864721">
        <w:rPr>
          <w:rFonts w:cs="Times New Roman"/>
        </w:rPr>
        <w:t xml:space="preserve">their </w:t>
      </w:r>
      <w:r w:rsidR="005754FC" w:rsidRPr="009000CE">
        <w:rPr>
          <w:rFonts w:cs="Times New Roman"/>
        </w:rPr>
        <w:t>short-term mating</w:t>
      </w:r>
      <w:r w:rsidR="00864721">
        <w:rPr>
          <w:rFonts w:cs="Times New Roman"/>
        </w:rPr>
        <w:t xml:space="preserve"> behavior</w:t>
      </w:r>
      <w:r w:rsidR="00C84B0A">
        <w:rPr>
          <w:rFonts w:cs="Times New Roman"/>
        </w:rPr>
        <w:t xml:space="preserve"> (both number of encounters and number of partners)</w:t>
      </w:r>
      <w:r w:rsidRPr="009000CE">
        <w:rPr>
          <w:rFonts w:cs="Times New Roman"/>
        </w:rPr>
        <w:t>.</w:t>
      </w:r>
    </w:p>
    <w:p w14:paraId="19064AB7" w14:textId="77777777" w:rsidR="004C025A" w:rsidRPr="009000CE" w:rsidRDefault="00000000" w:rsidP="009A4DC1">
      <w:pPr>
        <w:pStyle w:val="Heading1"/>
        <w:spacing w:before="0"/>
        <w:jc w:val="center"/>
        <w:rPr>
          <w:rFonts w:ascii="Times New Roman" w:hAnsi="Times New Roman" w:cs="Times New Roman"/>
        </w:rPr>
      </w:pPr>
      <w:r w:rsidRPr="009000CE">
        <w:rPr>
          <w:rFonts w:ascii="Times New Roman" w:hAnsi="Times New Roman" w:cs="Times New Roman"/>
        </w:rPr>
        <w:t>Discussion</w:t>
      </w:r>
    </w:p>
    <w:p w14:paraId="6FB15180" w14:textId="24927D86" w:rsidR="004C025A" w:rsidRPr="009000CE" w:rsidRDefault="00000000" w:rsidP="00567B8F">
      <w:pPr>
        <w:ind w:firstLine="720"/>
        <w:rPr>
          <w:rFonts w:cs="Times New Roman"/>
        </w:rPr>
      </w:pPr>
      <w:r w:rsidRPr="009000CE">
        <w:rPr>
          <w:rFonts w:cs="Times New Roman"/>
        </w:rPr>
        <w:t xml:space="preserve">This model illustrates a simple but easily overlooked point: </w:t>
      </w:r>
      <w:commentRangeStart w:id="32"/>
      <w:commentRangeStart w:id="33"/>
      <w:r w:rsidRPr="009000CE">
        <w:rPr>
          <w:rFonts w:cs="Times New Roman"/>
        </w:rPr>
        <w:t>in heterosexual populations, individual preferences alone are not sufficient to predict average</w:t>
      </w:r>
      <w:r w:rsidR="00C4130F">
        <w:rPr>
          <w:rFonts w:cs="Times New Roman"/>
        </w:rPr>
        <w:t xml:space="preserve"> short-term</w:t>
      </w:r>
      <w:r w:rsidRPr="009000CE">
        <w:rPr>
          <w:rFonts w:cs="Times New Roman"/>
        </w:rPr>
        <w:t xml:space="preserve"> mating behavior. </w:t>
      </w:r>
      <w:commentRangeEnd w:id="32"/>
      <w:r w:rsidR="00E34ECC" w:rsidRPr="009000CE">
        <w:rPr>
          <w:rStyle w:val="CommentReference"/>
          <w:rFonts w:cs="Times New Roman"/>
          <w:sz w:val="24"/>
          <w:szCs w:val="22"/>
        </w:rPr>
        <w:commentReference w:id="32"/>
      </w:r>
      <w:commentRangeEnd w:id="33"/>
      <w:r w:rsidR="00D11A57">
        <w:rPr>
          <w:rStyle w:val="CommentReference"/>
        </w:rPr>
        <w:commentReference w:id="33"/>
      </w:r>
      <w:r w:rsidRPr="009000CE">
        <w:rPr>
          <w:rFonts w:cs="Times New Roman"/>
        </w:rPr>
        <w:t xml:space="preserve">Because each heterosexual short-term </w:t>
      </w:r>
      <w:r w:rsidR="001B22C9">
        <w:rPr>
          <w:rFonts w:cs="Times New Roman"/>
        </w:rPr>
        <w:t xml:space="preserve">mating </w:t>
      </w:r>
      <w:r w:rsidRPr="009000CE">
        <w:rPr>
          <w:rFonts w:cs="Times New Roman"/>
        </w:rPr>
        <w:t xml:space="preserve">encounter requires mutual agreement, male behavior is constrained by female preferences and availability, and female behavior is constrained by male preferences and availability. In a closed population with an equal sex ratio, this implies that the total number of </w:t>
      </w:r>
      <w:r w:rsidR="00E34ECC">
        <w:rPr>
          <w:rFonts w:cs="Times New Roman"/>
        </w:rPr>
        <w:t xml:space="preserve">short-term </w:t>
      </w:r>
      <w:r w:rsidRPr="009000CE">
        <w:rPr>
          <w:rFonts w:cs="Times New Roman"/>
        </w:rPr>
        <w:t xml:space="preserve">heterosexual encounters accrued by </w:t>
      </w:r>
      <w:r w:rsidR="000E491C" w:rsidRPr="009000CE">
        <w:rPr>
          <w:rFonts w:cs="Times New Roman"/>
        </w:rPr>
        <w:t>males</w:t>
      </w:r>
      <w:r w:rsidRPr="009000CE">
        <w:rPr>
          <w:rFonts w:cs="Times New Roman"/>
        </w:rPr>
        <w:t xml:space="preserve"> and </w:t>
      </w:r>
      <w:r w:rsidR="000E491C" w:rsidRPr="009000CE">
        <w:rPr>
          <w:rFonts w:cs="Times New Roman"/>
        </w:rPr>
        <w:t>females</w:t>
      </w:r>
      <w:r w:rsidRPr="009000CE">
        <w:rPr>
          <w:rFonts w:cs="Times New Roman"/>
        </w:rPr>
        <w:t xml:space="preserve"> must </w:t>
      </w:r>
      <w:r w:rsidR="00D84950">
        <w:rPr>
          <w:rFonts w:cs="Times New Roman"/>
        </w:rPr>
        <w:t>be equal</w:t>
      </w:r>
      <w:r w:rsidRPr="009000CE">
        <w:rPr>
          <w:rFonts w:cs="Times New Roman"/>
        </w:rPr>
        <w:t xml:space="preserve">. Accordingly, our simulations show that even when </w:t>
      </w:r>
      <w:r w:rsidR="00253CAA" w:rsidRPr="009000CE">
        <w:rPr>
          <w:rFonts w:cs="Times New Roman"/>
        </w:rPr>
        <w:t>males</w:t>
      </w:r>
      <w:r w:rsidRPr="009000CE">
        <w:rPr>
          <w:rFonts w:cs="Times New Roman"/>
        </w:rPr>
        <w:t xml:space="preserve"> are modeled as more willing and less selective, heterosexual </w:t>
      </w:r>
      <w:r w:rsidR="00AD17BF" w:rsidRPr="009000CE">
        <w:rPr>
          <w:rFonts w:cs="Times New Roman"/>
        </w:rPr>
        <w:t>males</w:t>
      </w:r>
      <w:r w:rsidRPr="009000CE">
        <w:rPr>
          <w:rFonts w:cs="Times New Roman"/>
        </w:rPr>
        <w:t xml:space="preserve"> do not surpass heterosexual </w:t>
      </w:r>
      <w:r w:rsidR="00BD63D6" w:rsidRPr="009000CE">
        <w:rPr>
          <w:rFonts w:cs="Times New Roman"/>
        </w:rPr>
        <w:t>females</w:t>
      </w:r>
      <w:r w:rsidRPr="009000CE">
        <w:rPr>
          <w:rFonts w:cs="Times New Roman"/>
        </w:rPr>
        <w:t xml:space="preserve"> in</w:t>
      </w:r>
      <w:r w:rsidR="00E40256">
        <w:rPr>
          <w:rFonts w:cs="Times New Roman"/>
        </w:rPr>
        <w:t xml:space="preserve"> their</w:t>
      </w:r>
      <w:r w:rsidRPr="009000CE">
        <w:rPr>
          <w:rFonts w:cs="Times New Roman"/>
        </w:rPr>
        <w:t xml:space="preserve"> population-average numbers of short-term </w:t>
      </w:r>
      <w:r w:rsidR="00C4130F">
        <w:rPr>
          <w:rFonts w:cs="Times New Roman"/>
        </w:rPr>
        <w:t xml:space="preserve">mating </w:t>
      </w:r>
      <w:r w:rsidRPr="009000CE">
        <w:rPr>
          <w:rFonts w:cs="Times New Roman"/>
        </w:rPr>
        <w:t>encounters</w:t>
      </w:r>
      <w:r w:rsidR="00C4130F">
        <w:rPr>
          <w:rFonts w:cs="Times New Roman"/>
        </w:rPr>
        <w:t xml:space="preserve"> </w:t>
      </w:r>
      <w:r w:rsidR="00E40256">
        <w:rPr>
          <w:rFonts w:cs="Times New Roman"/>
        </w:rPr>
        <w:t>and</w:t>
      </w:r>
      <w:r w:rsidR="00C4130F">
        <w:rPr>
          <w:rFonts w:cs="Times New Roman"/>
        </w:rPr>
        <w:t xml:space="preserve"> </w:t>
      </w:r>
      <w:r w:rsidR="00A064AD">
        <w:rPr>
          <w:rFonts w:cs="Times New Roman"/>
        </w:rPr>
        <w:t xml:space="preserve">unique </w:t>
      </w:r>
      <w:r w:rsidR="00C4130F">
        <w:rPr>
          <w:rFonts w:cs="Times New Roman"/>
        </w:rPr>
        <w:t xml:space="preserve">short-term </w:t>
      </w:r>
      <w:r w:rsidR="004277B2">
        <w:rPr>
          <w:rFonts w:cs="Times New Roman"/>
        </w:rPr>
        <w:t>partners</w:t>
      </w:r>
      <w:r w:rsidRPr="009000CE">
        <w:rPr>
          <w:rFonts w:cs="Times New Roman"/>
        </w:rPr>
        <w:t>.</w:t>
      </w:r>
      <w:r w:rsidR="006A2650" w:rsidRPr="009000CE">
        <w:rPr>
          <w:rFonts w:cs="Times New Roman"/>
        </w:rPr>
        <w:t xml:space="preserve"> </w:t>
      </w:r>
      <w:r w:rsidR="00E044FB" w:rsidRPr="009000CE">
        <w:rPr>
          <w:rFonts w:cs="Times New Roman"/>
        </w:rPr>
        <w:t>In contrast, w</w:t>
      </w:r>
      <w:r w:rsidRPr="009000CE">
        <w:rPr>
          <w:rFonts w:cs="Times New Roman"/>
        </w:rPr>
        <w:t xml:space="preserve">hen we restrict attention to </w:t>
      </w:r>
      <w:r w:rsidR="00A178D5">
        <w:rPr>
          <w:rFonts w:cs="Times New Roman"/>
        </w:rPr>
        <w:t xml:space="preserve">just </w:t>
      </w:r>
      <w:r w:rsidRPr="009000CE">
        <w:rPr>
          <w:rFonts w:cs="Times New Roman"/>
        </w:rPr>
        <w:t xml:space="preserve">the mating pool—those who have </w:t>
      </w:r>
      <w:r w:rsidR="00A178D5">
        <w:rPr>
          <w:rFonts w:cs="Times New Roman"/>
        </w:rPr>
        <w:t xml:space="preserve">had </w:t>
      </w:r>
      <w:r w:rsidRPr="009000CE">
        <w:rPr>
          <w:rFonts w:cs="Times New Roman"/>
        </w:rPr>
        <w:t xml:space="preserve">at least one short-term </w:t>
      </w:r>
      <w:r w:rsidR="00A178D5">
        <w:rPr>
          <w:rFonts w:cs="Times New Roman"/>
        </w:rPr>
        <w:t xml:space="preserve">mating </w:t>
      </w:r>
      <w:r w:rsidRPr="009000CE">
        <w:rPr>
          <w:rFonts w:cs="Times New Roman"/>
        </w:rPr>
        <w:t xml:space="preserve">encounter—sex differences emerge. In our simulations, </w:t>
      </w:r>
      <w:r w:rsidR="00FA2064" w:rsidRPr="009000CE">
        <w:rPr>
          <w:rFonts w:cs="Times New Roman"/>
        </w:rPr>
        <w:t>higher</w:t>
      </w:r>
      <w:r w:rsidRPr="009000CE">
        <w:rPr>
          <w:rFonts w:cs="Times New Roman"/>
        </w:rPr>
        <w:t xml:space="preserve"> </w:t>
      </w:r>
      <w:r w:rsidR="00FA2064" w:rsidRPr="009000CE">
        <w:rPr>
          <w:rFonts w:cs="Times New Roman"/>
        </w:rPr>
        <w:t>fe</w:t>
      </w:r>
      <w:r w:rsidRPr="009000CE">
        <w:rPr>
          <w:rFonts w:cs="Times New Roman"/>
        </w:rPr>
        <w:t xml:space="preserve">male </w:t>
      </w:r>
      <w:r w:rsidR="00E40256">
        <w:rPr>
          <w:rFonts w:cs="Times New Roman"/>
        </w:rPr>
        <w:t xml:space="preserve">desirability standards, and so </w:t>
      </w:r>
      <w:r w:rsidRPr="009000CE">
        <w:rPr>
          <w:rFonts w:cs="Times New Roman"/>
        </w:rPr>
        <w:t>selectivity</w:t>
      </w:r>
      <w:r w:rsidR="00E40256">
        <w:rPr>
          <w:rFonts w:cs="Times New Roman"/>
        </w:rPr>
        <w:t>,</w:t>
      </w:r>
      <w:r w:rsidRPr="009000CE">
        <w:rPr>
          <w:rFonts w:cs="Times New Roman"/>
        </w:rPr>
        <w:t xml:space="preserve"> produces a smaller subset of sexually active </w:t>
      </w:r>
      <w:r w:rsidR="005A384F" w:rsidRPr="009000CE">
        <w:rPr>
          <w:rFonts w:cs="Times New Roman"/>
        </w:rPr>
        <w:t>males compared to females</w:t>
      </w:r>
      <w:r w:rsidR="00E40256">
        <w:rPr>
          <w:rFonts w:cs="Times New Roman"/>
        </w:rPr>
        <w:t>.</w:t>
      </w:r>
      <w:r w:rsidR="00D210DB" w:rsidRPr="009000CE">
        <w:rPr>
          <w:rFonts w:cs="Times New Roman"/>
        </w:rPr>
        <w:t xml:space="preserve"> </w:t>
      </w:r>
      <w:r w:rsidR="00E40256">
        <w:rPr>
          <w:rFonts w:cs="Times New Roman"/>
        </w:rPr>
        <w:t>A</w:t>
      </w:r>
      <w:r w:rsidR="00D210DB" w:rsidRPr="009000CE">
        <w:rPr>
          <w:rFonts w:cs="Times New Roman"/>
        </w:rPr>
        <w:t>s a consequence,</w:t>
      </w:r>
      <w:r w:rsidRPr="009000CE">
        <w:rPr>
          <w:rFonts w:cs="Times New Roman"/>
        </w:rPr>
        <w:t xml:space="preserve"> those </w:t>
      </w:r>
      <w:r w:rsidR="00294259" w:rsidRPr="009000CE">
        <w:rPr>
          <w:rFonts w:cs="Times New Roman"/>
        </w:rPr>
        <w:t>males</w:t>
      </w:r>
      <w:r w:rsidR="00E40256">
        <w:rPr>
          <w:rFonts w:cs="Times New Roman"/>
        </w:rPr>
        <w:t>, on average,</w:t>
      </w:r>
      <w:r w:rsidRPr="009000CE">
        <w:rPr>
          <w:rFonts w:cs="Times New Roman"/>
        </w:rPr>
        <w:t xml:space="preserve"> accumulate more </w:t>
      </w:r>
      <w:r w:rsidR="00D84950">
        <w:rPr>
          <w:rFonts w:cs="Times New Roman"/>
        </w:rPr>
        <w:t xml:space="preserve">short-term mating </w:t>
      </w:r>
      <w:r w:rsidRPr="009000CE">
        <w:rPr>
          <w:rFonts w:cs="Times New Roman"/>
        </w:rPr>
        <w:t xml:space="preserve">encounters and more </w:t>
      </w:r>
      <w:r w:rsidR="00D84950">
        <w:rPr>
          <w:rFonts w:cs="Times New Roman"/>
        </w:rPr>
        <w:t>unique</w:t>
      </w:r>
      <w:r w:rsidRPr="009000CE">
        <w:rPr>
          <w:rFonts w:cs="Times New Roman"/>
        </w:rPr>
        <w:t xml:space="preserve"> </w:t>
      </w:r>
      <w:r w:rsidR="00D84950">
        <w:rPr>
          <w:rFonts w:cs="Times New Roman"/>
        </w:rPr>
        <w:t>short-term partners</w:t>
      </w:r>
      <w:r w:rsidRPr="009000CE">
        <w:rPr>
          <w:rFonts w:cs="Times New Roman"/>
        </w:rPr>
        <w:t>. This provides a clea</w:t>
      </w:r>
      <w:r w:rsidR="00E811A8">
        <w:rPr>
          <w:rFonts w:cs="Times New Roman"/>
        </w:rPr>
        <w:t>r</w:t>
      </w:r>
      <w:r w:rsidRPr="009000CE">
        <w:rPr>
          <w:rFonts w:cs="Times New Roman"/>
        </w:rPr>
        <w:t xml:space="preserve"> demonstration of </w:t>
      </w:r>
      <w:r w:rsidRPr="009000CE">
        <w:rPr>
          <w:rFonts w:cs="Times New Roman"/>
        </w:rPr>
        <w:lastRenderedPageBreak/>
        <w:t xml:space="preserve">how “behavioral sex differences” can depend on </w:t>
      </w:r>
      <w:r w:rsidR="00C56282" w:rsidRPr="009000CE">
        <w:rPr>
          <w:rFonts w:cs="Times New Roman"/>
        </w:rPr>
        <w:t xml:space="preserve">the </w:t>
      </w:r>
      <w:r w:rsidR="00C84B0A">
        <w:rPr>
          <w:rFonts w:cs="Times New Roman"/>
        </w:rPr>
        <w:t xml:space="preserve">specific </w:t>
      </w:r>
      <w:r w:rsidR="00C56282" w:rsidRPr="009000CE">
        <w:rPr>
          <w:rFonts w:cs="Times New Roman"/>
        </w:rPr>
        <w:t xml:space="preserve">population </w:t>
      </w:r>
      <w:r w:rsidR="00E811A8">
        <w:rPr>
          <w:rFonts w:cs="Times New Roman"/>
        </w:rPr>
        <w:t>from</w:t>
      </w:r>
      <w:r w:rsidR="00C56282" w:rsidRPr="009000CE">
        <w:rPr>
          <w:rFonts w:cs="Times New Roman"/>
        </w:rPr>
        <w:t xml:space="preserve"> which the</w:t>
      </w:r>
      <w:r w:rsidRPr="009000CE">
        <w:rPr>
          <w:rFonts w:cs="Times New Roman"/>
        </w:rPr>
        <w:t xml:space="preserve"> average</w:t>
      </w:r>
      <w:r w:rsidR="00C56282" w:rsidRPr="009000CE">
        <w:rPr>
          <w:rFonts w:cs="Times New Roman"/>
        </w:rPr>
        <w:t xml:space="preserve"> is taken</w:t>
      </w:r>
      <w:r w:rsidRPr="009000CE">
        <w:rPr>
          <w:rFonts w:cs="Times New Roman"/>
        </w:rPr>
        <w:t xml:space="preserve"> (</w:t>
      </w:r>
      <w:r w:rsidR="00E811A8">
        <w:rPr>
          <w:rFonts w:cs="Times New Roman"/>
        </w:rPr>
        <w:t xml:space="preserve">the </w:t>
      </w:r>
      <w:r w:rsidRPr="009000CE">
        <w:rPr>
          <w:rFonts w:cs="Times New Roman"/>
        </w:rPr>
        <w:t>full population versus the sexually active sub</w:t>
      </w:r>
      <w:r w:rsidR="00E811A8">
        <w:rPr>
          <w:rFonts w:cs="Times New Roman"/>
        </w:rPr>
        <w:t>population</w:t>
      </w:r>
      <w:r w:rsidRPr="009000CE">
        <w:rPr>
          <w:rFonts w:cs="Times New Roman"/>
        </w:rPr>
        <w:t>).</w:t>
      </w:r>
    </w:p>
    <w:p w14:paraId="00907E2F" w14:textId="3D7DEF7D" w:rsidR="004C025A" w:rsidRPr="009000CE" w:rsidRDefault="00000000" w:rsidP="00567B8F">
      <w:pPr>
        <w:ind w:firstLine="720"/>
        <w:rPr>
          <w:rFonts w:cs="Times New Roman"/>
        </w:rPr>
      </w:pPr>
      <w:r w:rsidRPr="009000CE">
        <w:rPr>
          <w:rFonts w:cs="Times New Roman"/>
        </w:rPr>
        <w:t xml:space="preserve">In same-sex populations, the model produces a different </w:t>
      </w:r>
      <w:r w:rsidR="001A6F43" w:rsidRPr="009000CE">
        <w:rPr>
          <w:rFonts w:cs="Times New Roman"/>
        </w:rPr>
        <w:t>result</w:t>
      </w:r>
      <w:r w:rsidRPr="009000CE">
        <w:rPr>
          <w:rFonts w:cs="Times New Roman"/>
        </w:rPr>
        <w:t xml:space="preserve">. When potential partners are similarly short-term oriented, mutual acceptance becomes more likely, allowing short-term preferences to be expressed more directly in behavior. This yields higher average short-term mating among gay </w:t>
      </w:r>
      <w:r w:rsidR="00485715" w:rsidRPr="009000CE">
        <w:rPr>
          <w:rFonts w:cs="Times New Roman"/>
        </w:rPr>
        <w:t>males</w:t>
      </w:r>
      <w:r w:rsidRPr="009000CE">
        <w:rPr>
          <w:rFonts w:cs="Times New Roman"/>
        </w:rPr>
        <w:t xml:space="preserve"> than among lesbian </w:t>
      </w:r>
      <w:r w:rsidR="00485715" w:rsidRPr="009000CE">
        <w:rPr>
          <w:rFonts w:cs="Times New Roman"/>
        </w:rPr>
        <w:t>females</w:t>
      </w:r>
      <w:r w:rsidR="00E811A8">
        <w:rPr>
          <w:rFonts w:cs="Times New Roman"/>
        </w:rPr>
        <w:t xml:space="preserve"> in the population as a whole, not just in the sexually active subpopulation.  It also yields</w:t>
      </w:r>
      <w:r w:rsidRPr="009000CE">
        <w:rPr>
          <w:rFonts w:cs="Times New Roman"/>
        </w:rPr>
        <w:t xml:space="preserve"> higher averages </w:t>
      </w:r>
      <w:r w:rsidR="00564895">
        <w:rPr>
          <w:rFonts w:cs="Times New Roman"/>
        </w:rPr>
        <w:t xml:space="preserve">short-term mating </w:t>
      </w:r>
      <w:r w:rsidRPr="009000CE">
        <w:rPr>
          <w:rFonts w:cs="Times New Roman"/>
        </w:rPr>
        <w:t xml:space="preserve">among gay </w:t>
      </w:r>
      <w:r w:rsidR="005703B7" w:rsidRPr="009000CE">
        <w:rPr>
          <w:rFonts w:cs="Times New Roman"/>
        </w:rPr>
        <w:t>males</w:t>
      </w:r>
      <w:r w:rsidRPr="009000CE">
        <w:rPr>
          <w:rFonts w:cs="Times New Roman"/>
        </w:rPr>
        <w:t xml:space="preserve"> than </w:t>
      </w:r>
      <w:r w:rsidR="00564895">
        <w:rPr>
          <w:rFonts w:cs="Times New Roman"/>
        </w:rPr>
        <w:t xml:space="preserve">among </w:t>
      </w:r>
      <w:r w:rsidRPr="009000CE">
        <w:rPr>
          <w:rFonts w:cs="Times New Roman"/>
        </w:rPr>
        <w:t xml:space="preserve">heterosexual </w:t>
      </w:r>
      <w:r w:rsidR="005703B7" w:rsidRPr="009000CE">
        <w:rPr>
          <w:rFonts w:cs="Times New Roman"/>
        </w:rPr>
        <w:t>males</w:t>
      </w:r>
      <w:r w:rsidRPr="009000CE">
        <w:rPr>
          <w:rFonts w:cs="Times New Roman"/>
        </w:rPr>
        <w:t xml:space="preserve">, even when </w:t>
      </w:r>
      <w:r w:rsidR="005703B7" w:rsidRPr="009000CE">
        <w:rPr>
          <w:rFonts w:cs="Times New Roman"/>
        </w:rPr>
        <w:t>males’</w:t>
      </w:r>
      <w:r w:rsidRPr="009000CE">
        <w:rPr>
          <w:rFonts w:cs="Times New Roman"/>
        </w:rPr>
        <w:t xml:space="preserve"> own preference parameters are </w:t>
      </w:r>
      <w:r w:rsidR="00564895">
        <w:rPr>
          <w:rFonts w:cs="Times New Roman"/>
        </w:rPr>
        <w:t>the same in these</w:t>
      </w:r>
      <w:r w:rsidRPr="009000CE">
        <w:rPr>
          <w:rFonts w:cs="Times New Roman"/>
        </w:rPr>
        <w:t xml:space="preserve"> two populations. In other words, the partner market matters: changing who a person is trying to mate with can change </w:t>
      </w:r>
      <w:r w:rsidR="00564895">
        <w:rPr>
          <w:rFonts w:cs="Times New Roman"/>
        </w:rPr>
        <w:t>the degree to which</w:t>
      </w:r>
      <w:r w:rsidRPr="009000CE">
        <w:rPr>
          <w:rFonts w:cs="Times New Roman"/>
        </w:rPr>
        <w:t xml:space="preserve"> their </w:t>
      </w:r>
      <w:r w:rsidR="00564895">
        <w:rPr>
          <w:rFonts w:cs="Times New Roman"/>
        </w:rPr>
        <w:t xml:space="preserve">mating </w:t>
      </w:r>
      <w:r w:rsidRPr="009000CE">
        <w:rPr>
          <w:rFonts w:cs="Times New Roman"/>
        </w:rPr>
        <w:t xml:space="preserve">preferences </w:t>
      </w:r>
      <w:r w:rsidR="00564895">
        <w:rPr>
          <w:rFonts w:cs="Times New Roman"/>
        </w:rPr>
        <w:t>are</w:t>
      </w:r>
      <w:r w:rsidRPr="009000CE">
        <w:rPr>
          <w:rFonts w:cs="Times New Roman"/>
        </w:rPr>
        <w:t xml:space="preserve"> realized.</w:t>
      </w:r>
    </w:p>
    <w:p w14:paraId="42458D18" w14:textId="0346FFC9" w:rsidR="004C025A" w:rsidRPr="009000CE" w:rsidRDefault="00595031" w:rsidP="00567B8F">
      <w:pPr>
        <w:ind w:firstLine="720"/>
        <w:rPr>
          <w:rFonts w:cs="Times New Roman"/>
        </w:rPr>
      </w:pPr>
      <w:r w:rsidRPr="009000CE">
        <w:rPr>
          <w:rFonts w:cs="Times New Roman"/>
        </w:rPr>
        <w:t xml:space="preserve">It's worth noting that the model is intentionally designed to be simple. It uses a single </w:t>
      </w:r>
      <w:r w:rsidR="00883FB2">
        <w:rPr>
          <w:rFonts w:cs="Times New Roman"/>
        </w:rPr>
        <w:t>partner desirability</w:t>
      </w:r>
      <w:r w:rsidRPr="009000CE">
        <w:rPr>
          <w:rFonts w:cs="Times New Roman"/>
        </w:rPr>
        <w:t xml:space="preserve"> dimension, random local partner choice, and a simple mechanism that removes some agents from active search once they form a long-term relationship. Many real-world factors are absent</w:t>
      </w:r>
      <w:r w:rsidR="00876060">
        <w:rPr>
          <w:rFonts w:cs="Times New Roman"/>
        </w:rPr>
        <w:t>, including</w:t>
      </w:r>
      <w:r w:rsidRPr="009000CE">
        <w:rPr>
          <w:rFonts w:cs="Times New Roman"/>
        </w:rPr>
        <w:t xml:space="preserve"> </w:t>
      </w:r>
      <w:r w:rsidR="00883FB2">
        <w:rPr>
          <w:rFonts w:cs="Times New Roman"/>
        </w:rPr>
        <w:t xml:space="preserve">long-term </w:t>
      </w:r>
      <w:r w:rsidRPr="009000CE">
        <w:rPr>
          <w:rFonts w:cs="Times New Roman"/>
        </w:rPr>
        <w:t xml:space="preserve">relationship dissolution, strategic behavior, learning, social networks, contraception, </w:t>
      </w:r>
      <w:r w:rsidR="006F3E05">
        <w:rPr>
          <w:rFonts w:cs="Times New Roman"/>
        </w:rPr>
        <w:t>sexually-transmitted infection</w:t>
      </w:r>
      <w:r w:rsidRPr="009000CE">
        <w:rPr>
          <w:rFonts w:cs="Times New Roman"/>
        </w:rPr>
        <w:t xml:space="preserve"> risk, life-history tradeoffs, and multidimensional mate choice. For that reason, the model should be </w:t>
      </w:r>
      <w:r w:rsidR="006F3E05">
        <w:rPr>
          <w:rFonts w:cs="Times New Roman"/>
        </w:rPr>
        <w:t>treated</w:t>
      </w:r>
      <w:r w:rsidRPr="009000CE">
        <w:rPr>
          <w:rFonts w:cs="Times New Roman"/>
        </w:rPr>
        <w:t xml:space="preserve"> as </w:t>
      </w:r>
      <w:r w:rsidR="006F3E05">
        <w:rPr>
          <w:rFonts w:cs="Times New Roman"/>
        </w:rPr>
        <w:t xml:space="preserve">only </w:t>
      </w:r>
      <w:r w:rsidRPr="009000CE">
        <w:rPr>
          <w:rFonts w:cs="Times New Roman"/>
        </w:rPr>
        <w:t xml:space="preserve">a </w:t>
      </w:r>
      <w:r w:rsidR="006F3E05">
        <w:rPr>
          <w:rFonts w:cs="Times New Roman"/>
        </w:rPr>
        <w:t xml:space="preserve">rough </w:t>
      </w:r>
      <w:r w:rsidRPr="009000CE">
        <w:rPr>
          <w:rFonts w:cs="Times New Roman"/>
        </w:rPr>
        <w:t>conceptual tool</w:t>
      </w:r>
      <w:r w:rsidR="002A241A" w:rsidRPr="009000CE">
        <w:rPr>
          <w:rFonts w:cs="Times New Roman"/>
        </w:rPr>
        <w:t xml:space="preserve"> that</w:t>
      </w:r>
      <w:r w:rsidRPr="009000CE">
        <w:rPr>
          <w:rFonts w:cs="Times New Roman"/>
        </w:rPr>
        <w:t xml:space="preserve"> clarifies which </w:t>
      </w:r>
      <w:r w:rsidR="006F3E05">
        <w:rPr>
          <w:rFonts w:cs="Times New Roman"/>
        </w:rPr>
        <w:t xml:space="preserve">behavioral </w:t>
      </w:r>
      <w:r w:rsidRPr="009000CE">
        <w:rPr>
          <w:rFonts w:cs="Times New Roman"/>
        </w:rPr>
        <w:t xml:space="preserve">patterns </w:t>
      </w:r>
      <w:r w:rsidR="006F3E05">
        <w:rPr>
          <w:rFonts w:cs="Times New Roman"/>
        </w:rPr>
        <w:t xml:space="preserve">are likely to </w:t>
      </w:r>
      <w:r w:rsidRPr="009000CE">
        <w:rPr>
          <w:rFonts w:cs="Times New Roman"/>
        </w:rPr>
        <w:t>follow from basic assumptions</w:t>
      </w:r>
      <w:r w:rsidR="0087391C" w:rsidRPr="009000CE">
        <w:rPr>
          <w:rFonts w:cs="Times New Roman"/>
        </w:rPr>
        <w:t xml:space="preserve"> </w:t>
      </w:r>
      <w:r w:rsidR="006F3E05">
        <w:rPr>
          <w:rFonts w:cs="Times New Roman"/>
        </w:rPr>
        <w:t>about</w:t>
      </w:r>
      <w:r w:rsidR="0087391C" w:rsidRPr="009000CE">
        <w:rPr>
          <w:rFonts w:cs="Times New Roman"/>
        </w:rPr>
        <w:t xml:space="preserve"> constraints and preference</w:t>
      </w:r>
      <w:r w:rsidR="002A241A" w:rsidRPr="009000CE">
        <w:rPr>
          <w:rFonts w:cs="Times New Roman"/>
        </w:rPr>
        <w:t>s</w:t>
      </w:r>
      <w:r w:rsidRPr="009000CE">
        <w:rPr>
          <w:rFonts w:cs="Times New Roman"/>
        </w:rPr>
        <w:t>.</w:t>
      </w:r>
    </w:p>
    <w:p w14:paraId="01429828" w14:textId="77777777" w:rsidR="004C025A" w:rsidRPr="00294FA5" w:rsidRDefault="00000000" w:rsidP="00294FA5">
      <w:pPr>
        <w:pStyle w:val="Heading2"/>
        <w:spacing w:before="0"/>
        <w:rPr>
          <w:rFonts w:ascii="Times New Roman" w:hAnsi="Times New Roman" w:cs="Times New Roman"/>
          <w:b/>
          <w:bCs w:val="0"/>
        </w:rPr>
      </w:pPr>
      <w:r w:rsidRPr="00294FA5">
        <w:rPr>
          <w:rFonts w:ascii="Times New Roman" w:hAnsi="Times New Roman" w:cs="Times New Roman"/>
          <w:b/>
          <w:bCs w:val="0"/>
        </w:rPr>
        <w:t>Engaging With the Model</w:t>
      </w:r>
    </w:p>
    <w:p w14:paraId="72D3EB94" w14:textId="745924DE" w:rsidR="004C025A" w:rsidRPr="009000CE" w:rsidRDefault="00000000" w:rsidP="00567B8F">
      <w:pPr>
        <w:ind w:firstLine="720"/>
        <w:rPr>
          <w:rFonts w:cs="Times New Roman"/>
        </w:rPr>
      </w:pPr>
      <w:r w:rsidRPr="009000CE">
        <w:rPr>
          <w:rFonts w:cs="Times New Roman"/>
        </w:rPr>
        <w:t xml:space="preserve">We hope that the model described in this chapter is useful both as a teaching tool and as a starting point for your own modeling projects. Below we suggest several concrete ways to explore the model. The first set of activities requires no programming—only changing interface </w:t>
      </w:r>
      <w:r w:rsidRPr="009000CE">
        <w:rPr>
          <w:rFonts w:cs="Times New Roman"/>
        </w:rPr>
        <w:lastRenderedPageBreak/>
        <w:t>settings and running the model. The later activities involve</w:t>
      </w:r>
      <w:r w:rsidR="003C60E9" w:rsidRPr="009000CE">
        <w:rPr>
          <w:rFonts w:cs="Times New Roman"/>
        </w:rPr>
        <w:t xml:space="preserve"> </w:t>
      </w:r>
      <w:proofErr w:type="spellStart"/>
      <w:r w:rsidR="003C60E9" w:rsidRPr="009000CE">
        <w:rPr>
          <w:rFonts w:cs="Times New Roman"/>
        </w:rPr>
        <w:t>BehaviorSpace</w:t>
      </w:r>
      <w:proofErr w:type="spellEnd"/>
      <w:r w:rsidR="003C60E9" w:rsidRPr="009000CE">
        <w:rPr>
          <w:rFonts w:cs="Times New Roman"/>
        </w:rPr>
        <w:t xml:space="preserve"> experiments </w:t>
      </w:r>
      <w:r w:rsidR="00876060">
        <w:rPr>
          <w:rFonts w:cs="Times New Roman"/>
        </w:rPr>
        <w:t xml:space="preserve">and/or </w:t>
      </w:r>
      <w:r w:rsidR="00876060" w:rsidRPr="009000CE">
        <w:rPr>
          <w:rFonts w:cs="Times New Roman"/>
        </w:rPr>
        <w:t xml:space="preserve">code edits </w:t>
      </w:r>
      <w:r w:rsidRPr="009000CE">
        <w:rPr>
          <w:rFonts w:cs="Times New Roman"/>
        </w:rPr>
        <w:t>for readers who want to go further.</w:t>
      </w:r>
    </w:p>
    <w:p w14:paraId="47017DAF" w14:textId="1E4B040A" w:rsidR="004C025A" w:rsidRPr="00294FA5" w:rsidRDefault="00000000" w:rsidP="00294FA5">
      <w:pPr>
        <w:pStyle w:val="Heading3"/>
        <w:spacing w:before="0"/>
        <w:rPr>
          <w:rFonts w:ascii="Times New Roman" w:hAnsi="Times New Roman" w:cs="Times New Roman"/>
          <w:b/>
          <w:bCs w:val="0"/>
          <w:i/>
          <w:iCs/>
        </w:rPr>
      </w:pPr>
      <w:r w:rsidRPr="00294FA5">
        <w:rPr>
          <w:rFonts w:ascii="Times New Roman" w:hAnsi="Times New Roman" w:cs="Times New Roman"/>
          <w:b/>
          <w:bCs w:val="0"/>
          <w:i/>
          <w:iCs/>
        </w:rPr>
        <w:t>Getting Started</w:t>
      </w:r>
    </w:p>
    <w:p w14:paraId="55943726" w14:textId="5BAA490F" w:rsidR="00D516B9" w:rsidRDefault="00000000" w:rsidP="00D516B9">
      <w:pPr>
        <w:ind w:firstLine="720"/>
        <w:rPr>
          <w:rFonts w:cs="Times New Roman"/>
        </w:rPr>
      </w:pPr>
      <w:r w:rsidRPr="009000CE">
        <w:rPr>
          <w:rFonts w:cs="Times New Roman"/>
        </w:rPr>
        <w:t xml:space="preserve">Because the model is stochastic, a single run can be misleading. For most of the activities below, we recommend running the model many times under the same settings. If you are exploring manually, click </w:t>
      </w:r>
      <w:r w:rsidR="00876060">
        <w:rPr>
          <w:rFonts w:cs="Times New Roman"/>
          <w:b/>
        </w:rPr>
        <w:t>s</w:t>
      </w:r>
      <w:r w:rsidRPr="009000CE">
        <w:rPr>
          <w:rFonts w:cs="Times New Roman"/>
          <w:b/>
        </w:rPr>
        <w:t>etup</w:t>
      </w:r>
      <w:r w:rsidRPr="009000CE">
        <w:rPr>
          <w:rFonts w:cs="Times New Roman"/>
        </w:rPr>
        <w:t xml:space="preserve"> then </w:t>
      </w:r>
      <w:r w:rsidR="00876060">
        <w:rPr>
          <w:rFonts w:cs="Times New Roman"/>
          <w:b/>
        </w:rPr>
        <w:t>g</w:t>
      </w:r>
      <w:r w:rsidRPr="009000CE">
        <w:rPr>
          <w:rFonts w:cs="Times New Roman"/>
          <w:b/>
        </w:rPr>
        <w:t>o</w:t>
      </w:r>
      <w:r w:rsidR="00876060">
        <w:rPr>
          <w:rFonts w:cs="Times New Roman"/>
          <w:b/>
        </w:rPr>
        <w:t xml:space="preserve"> forever</w:t>
      </w:r>
      <w:r w:rsidRPr="009000CE">
        <w:rPr>
          <w:rFonts w:cs="Times New Roman"/>
        </w:rPr>
        <w:t xml:space="preserve">, </w:t>
      </w:r>
      <w:r w:rsidR="00F664EB" w:rsidRPr="009000CE">
        <w:rPr>
          <w:rFonts w:cs="Times New Roman"/>
        </w:rPr>
        <w:t xml:space="preserve">run the model for a fix number of ticks (say, 500), </w:t>
      </w:r>
      <w:r w:rsidR="00ED0C54" w:rsidRPr="009000CE">
        <w:rPr>
          <w:rFonts w:cs="Times New Roman"/>
        </w:rPr>
        <w:t xml:space="preserve">and </w:t>
      </w:r>
      <w:r w:rsidRPr="009000CE">
        <w:rPr>
          <w:rFonts w:cs="Times New Roman"/>
        </w:rPr>
        <w:t xml:space="preserve">keep </w:t>
      </w:r>
      <w:r w:rsidR="00ED0C54" w:rsidRPr="009000CE">
        <w:rPr>
          <w:rFonts w:cs="Times New Roman"/>
        </w:rPr>
        <w:t>notes</w:t>
      </w:r>
      <w:r w:rsidRPr="009000CE">
        <w:rPr>
          <w:rFonts w:cs="Times New Roman"/>
        </w:rPr>
        <w:t xml:space="preserve"> of the outcomes. </w:t>
      </w:r>
      <w:r w:rsidR="00ED0C54" w:rsidRPr="009000CE">
        <w:rPr>
          <w:rFonts w:cs="Times New Roman"/>
        </w:rPr>
        <w:t xml:space="preserve">Then repeat this process 10–20 times before </w:t>
      </w:r>
      <w:r w:rsidR="00295B22" w:rsidRPr="009000CE">
        <w:rPr>
          <w:rFonts w:cs="Times New Roman"/>
        </w:rPr>
        <w:t>drawing</w:t>
      </w:r>
      <w:r w:rsidR="00ED0C54" w:rsidRPr="009000CE">
        <w:rPr>
          <w:rFonts w:cs="Times New Roman"/>
        </w:rPr>
        <w:t xml:space="preserve"> a conclusion.</w:t>
      </w:r>
    </w:p>
    <w:p w14:paraId="0657CDD6" w14:textId="71F11073" w:rsidR="002567CC" w:rsidRDefault="00D557BE" w:rsidP="00D516B9">
      <w:pPr>
        <w:ind w:firstLine="720"/>
        <w:rPr>
          <w:ins w:id="34" w:author="Jim Larson" w:date="2026-04-04T11:51:00Z"/>
          <w:rFonts w:cs="Times New Roman"/>
        </w:rPr>
      </w:pPr>
      <w:r w:rsidRPr="009000CE">
        <w:rPr>
          <w:rFonts w:cs="Times New Roman"/>
        </w:rPr>
        <w:t xml:space="preserve">The first set of activities aims at providing an intuition on how different preference structures can lead to the observed outcomes reported </w:t>
      </w:r>
      <w:r w:rsidR="0030768F" w:rsidRPr="009000CE">
        <w:rPr>
          <w:rFonts w:cs="Times New Roman"/>
        </w:rPr>
        <w:t>previously</w:t>
      </w:r>
      <w:r w:rsidRPr="009000CE">
        <w:rPr>
          <w:rFonts w:cs="Times New Roman"/>
        </w:rPr>
        <w:t xml:space="preserve">. </w:t>
      </w:r>
      <w:r w:rsidR="004D7D11" w:rsidRPr="009000CE">
        <w:rPr>
          <w:rFonts w:cs="Times New Roman"/>
        </w:rPr>
        <w:t>Starting with</w:t>
      </w:r>
      <w:r w:rsidR="00893982" w:rsidRPr="009000CE">
        <w:rPr>
          <w:rFonts w:cs="Times New Roman"/>
        </w:rPr>
        <w:t xml:space="preserve"> the </w:t>
      </w:r>
      <w:r w:rsidR="004D7D11" w:rsidRPr="009000CE">
        <w:rPr>
          <w:rFonts w:cs="Times New Roman"/>
        </w:rPr>
        <w:t>heterosexual</w:t>
      </w:r>
      <w:r w:rsidR="00893982" w:rsidRPr="009000CE">
        <w:rPr>
          <w:rFonts w:cs="Times New Roman"/>
        </w:rPr>
        <w:t xml:space="preserve"> model, y</w:t>
      </w:r>
      <w:r w:rsidRPr="009000CE">
        <w:rPr>
          <w:rFonts w:cs="Times New Roman"/>
        </w:rPr>
        <w:t>ou can manipulat</w:t>
      </w:r>
      <w:r w:rsidR="00494BD1" w:rsidRPr="009000CE">
        <w:rPr>
          <w:rFonts w:cs="Times New Roman"/>
        </w:rPr>
        <w:t>e</w:t>
      </w:r>
      <w:r w:rsidRPr="009000CE">
        <w:rPr>
          <w:rFonts w:cs="Times New Roman"/>
        </w:rPr>
        <w:t xml:space="preserve"> the </w:t>
      </w:r>
      <w:r w:rsidR="006F3059" w:rsidRPr="009000CE">
        <w:rPr>
          <w:rFonts w:cs="Times New Roman"/>
        </w:rPr>
        <w:t>short-term mating standards</w:t>
      </w:r>
      <w:r w:rsidRPr="009000CE">
        <w:rPr>
          <w:rFonts w:cs="Times New Roman"/>
        </w:rPr>
        <w:t xml:space="preserve"> of each sex. While keeping</w:t>
      </w:r>
      <w:r w:rsidR="00CF51A6">
        <w:rPr>
          <w:rFonts w:cs="Times New Roman"/>
        </w:rPr>
        <w:t xml:space="preserve"> the</w:t>
      </w:r>
      <w:r w:rsidRPr="009000CE">
        <w:rPr>
          <w:rFonts w:cs="Times New Roman"/>
        </w:rPr>
        <w:t xml:space="preserve"> </w:t>
      </w:r>
      <w:r w:rsidRPr="00CF51A6">
        <w:rPr>
          <w:rFonts w:cs="Times New Roman"/>
          <w:b/>
          <w:bCs/>
        </w:rPr>
        <w:t>male-</w:t>
      </w:r>
      <w:r w:rsidR="007540F0">
        <w:rPr>
          <w:rFonts w:cs="Times New Roman"/>
          <w:b/>
          <w:bCs/>
        </w:rPr>
        <w:t>willingness</w:t>
      </w:r>
      <w:r w:rsidRPr="009000CE">
        <w:rPr>
          <w:rFonts w:cs="Times New Roman"/>
        </w:rPr>
        <w:t xml:space="preserve"> and </w:t>
      </w:r>
      <w:r w:rsidRPr="00CF51A6">
        <w:rPr>
          <w:rFonts w:cs="Times New Roman"/>
          <w:b/>
          <w:bCs/>
        </w:rPr>
        <w:t>female-</w:t>
      </w:r>
      <w:r w:rsidR="007540F0">
        <w:rPr>
          <w:rFonts w:cs="Times New Roman"/>
          <w:b/>
          <w:bCs/>
        </w:rPr>
        <w:t>willingness</w:t>
      </w:r>
      <w:r w:rsidRPr="009000CE">
        <w:rPr>
          <w:rFonts w:cs="Times New Roman"/>
        </w:rPr>
        <w:t xml:space="preserve"> </w:t>
      </w:r>
      <w:r w:rsidR="00CF51A6">
        <w:rPr>
          <w:rFonts w:cs="Times New Roman"/>
        </w:rPr>
        <w:t xml:space="preserve">sliders </w:t>
      </w:r>
      <w:r w:rsidRPr="009000CE">
        <w:rPr>
          <w:rFonts w:cs="Times New Roman"/>
        </w:rPr>
        <w:t xml:space="preserve">fixed at a moderate value (e.g., </w:t>
      </w:r>
      <w:r w:rsidR="008500F8">
        <w:rPr>
          <w:rFonts w:cs="Times New Roman"/>
        </w:rPr>
        <w:t>0</w:t>
      </w:r>
      <w:r w:rsidR="00CF51A6">
        <w:rPr>
          <w:rFonts w:cs="Times New Roman"/>
        </w:rPr>
        <w:t>.</w:t>
      </w:r>
      <w:r w:rsidRPr="009000CE">
        <w:rPr>
          <w:rFonts w:cs="Times New Roman"/>
        </w:rPr>
        <w:t xml:space="preserve">25), try </w:t>
      </w:r>
      <w:r w:rsidR="00237C81" w:rsidRPr="009000CE">
        <w:rPr>
          <w:rFonts w:cs="Times New Roman"/>
        </w:rPr>
        <w:t xml:space="preserve">fixing </w:t>
      </w:r>
      <w:r w:rsidR="00237C81" w:rsidRPr="009000CE">
        <w:rPr>
          <w:rFonts w:cs="Times New Roman"/>
          <w:b/>
        </w:rPr>
        <w:t>male-</w:t>
      </w:r>
      <w:r w:rsidR="00CF51A6">
        <w:rPr>
          <w:rFonts w:cs="Times New Roman"/>
          <w:b/>
        </w:rPr>
        <w:t>desirability</w:t>
      </w:r>
      <w:r w:rsidR="00237C81" w:rsidRPr="009000CE">
        <w:rPr>
          <w:rFonts w:cs="Times New Roman"/>
          <w:b/>
        </w:rPr>
        <w:t>-standard</w:t>
      </w:r>
      <w:r w:rsidR="00237C81" w:rsidRPr="009000CE">
        <w:rPr>
          <w:rFonts w:cs="Times New Roman"/>
        </w:rPr>
        <w:t xml:space="preserve"> </w:t>
      </w:r>
      <w:r w:rsidR="00CF51A6">
        <w:rPr>
          <w:rFonts w:cs="Times New Roman"/>
        </w:rPr>
        <w:t>at</w:t>
      </w:r>
      <w:r w:rsidR="00237C81" w:rsidRPr="009000CE">
        <w:rPr>
          <w:rFonts w:cs="Times New Roman"/>
        </w:rPr>
        <w:t xml:space="preserve"> 3 and gradually increasing </w:t>
      </w:r>
      <w:r w:rsidRPr="009000CE">
        <w:rPr>
          <w:rFonts w:cs="Times New Roman"/>
          <w:b/>
        </w:rPr>
        <w:t>female-</w:t>
      </w:r>
      <w:r w:rsidR="00CF51A6">
        <w:rPr>
          <w:rFonts w:cs="Times New Roman"/>
          <w:b/>
        </w:rPr>
        <w:t>desirability</w:t>
      </w:r>
      <w:r w:rsidRPr="009000CE">
        <w:rPr>
          <w:rFonts w:cs="Times New Roman"/>
          <w:b/>
        </w:rPr>
        <w:t>-standard</w:t>
      </w:r>
      <w:r w:rsidRPr="007B2E71">
        <w:rPr>
          <w:rFonts w:cs="Times New Roman"/>
          <w:bCs/>
        </w:rPr>
        <w:t xml:space="preserve"> </w:t>
      </w:r>
      <w:r w:rsidR="00237C81" w:rsidRPr="009000CE">
        <w:rPr>
          <w:rFonts w:cs="Times New Roman"/>
        </w:rPr>
        <w:t xml:space="preserve">from 3 to </w:t>
      </w:r>
      <w:r w:rsidR="00665EC6" w:rsidRPr="009000CE">
        <w:rPr>
          <w:rFonts w:cs="Times New Roman"/>
        </w:rPr>
        <w:t>7</w:t>
      </w:r>
      <w:r w:rsidR="00350D14">
        <w:rPr>
          <w:rFonts w:cs="Times New Roman"/>
        </w:rPr>
        <w:t xml:space="preserve"> (being sure to click </w:t>
      </w:r>
      <w:r w:rsidR="00350D14" w:rsidRPr="000D32A2">
        <w:rPr>
          <w:rFonts w:cs="Times New Roman"/>
          <w:b/>
          <w:bCs/>
        </w:rPr>
        <w:t>setup</w:t>
      </w:r>
      <w:r w:rsidR="00350D14">
        <w:rPr>
          <w:rFonts w:cs="Times New Roman"/>
        </w:rPr>
        <w:t xml:space="preserve"> then </w:t>
      </w:r>
      <w:r w:rsidR="00350D14" w:rsidRPr="000D32A2">
        <w:rPr>
          <w:rFonts w:cs="Times New Roman"/>
          <w:b/>
          <w:bCs/>
        </w:rPr>
        <w:t>go forever</w:t>
      </w:r>
      <w:r w:rsidR="00350D14">
        <w:rPr>
          <w:rFonts w:cs="Times New Roman"/>
        </w:rPr>
        <w:t xml:space="preserve"> each time you make a change)</w:t>
      </w:r>
      <w:r w:rsidR="00237C81" w:rsidRPr="009000CE">
        <w:rPr>
          <w:rFonts w:cs="Times New Roman"/>
        </w:rPr>
        <w:t>.</w:t>
      </w:r>
      <w:r w:rsidR="003879AB">
        <w:rPr>
          <w:rFonts w:cs="Times New Roman"/>
        </w:rPr>
        <w:t xml:space="preserve">  If you watch the plots on the model interface, you will </w:t>
      </w:r>
      <w:r w:rsidR="008869B7">
        <w:rPr>
          <w:rFonts w:cs="Times New Roman"/>
        </w:rPr>
        <w:t xml:space="preserve">likely </w:t>
      </w:r>
      <w:r w:rsidR="003879AB">
        <w:rPr>
          <w:rFonts w:cs="Times New Roman"/>
        </w:rPr>
        <w:t xml:space="preserve">notice </w:t>
      </w:r>
      <w:r w:rsidR="004A37D4">
        <w:rPr>
          <w:rFonts w:cs="Times New Roman"/>
        </w:rPr>
        <w:t>three</w:t>
      </w:r>
      <w:r w:rsidR="003879AB">
        <w:rPr>
          <w:rFonts w:cs="Times New Roman"/>
        </w:rPr>
        <w:t xml:space="preserve"> things.  First, </w:t>
      </w:r>
      <w:r w:rsidR="00942889">
        <w:rPr>
          <w:rFonts w:cs="Times New Roman"/>
        </w:rPr>
        <w:t xml:space="preserve">when the entire population is considered, the </w:t>
      </w:r>
      <w:r w:rsidR="00B91831">
        <w:rPr>
          <w:rFonts w:cs="Times New Roman"/>
        </w:rPr>
        <w:t>trajector</w:t>
      </w:r>
      <w:r w:rsidR="005E7808">
        <w:rPr>
          <w:rFonts w:cs="Times New Roman"/>
        </w:rPr>
        <w:t xml:space="preserve">ies </w:t>
      </w:r>
      <w:r w:rsidR="00942889">
        <w:rPr>
          <w:rFonts w:cs="Times New Roman"/>
        </w:rPr>
        <w:t xml:space="preserve">over time </w:t>
      </w:r>
      <w:r w:rsidR="005E7808">
        <w:rPr>
          <w:rFonts w:cs="Times New Roman"/>
        </w:rPr>
        <w:t xml:space="preserve">(ticks) </w:t>
      </w:r>
      <w:r w:rsidR="00F02B41">
        <w:rPr>
          <w:rFonts w:cs="Times New Roman"/>
        </w:rPr>
        <w:t xml:space="preserve">for all measures </w:t>
      </w:r>
      <w:r w:rsidR="00942889">
        <w:rPr>
          <w:rFonts w:cs="Times New Roman"/>
        </w:rPr>
        <w:t>are always identical for males and females.</w:t>
      </w:r>
      <w:r w:rsidR="008869B7">
        <w:rPr>
          <w:rFonts w:cs="Times New Roman"/>
        </w:rPr>
        <w:t xml:space="preserve"> The </w:t>
      </w:r>
      <w:r w:rsidR="00417FB9">
        <w:rPr>
          <w:rFonts w:cs="Times New Roman"/>
        </w:rPr>
        <w:t xml:space="preserve">percentage </w:t>
      </w:r>
      <w:r w:rsidR="008869B7">
        <w:rPr>
          <w:rFonts w:cs="Times New Roman"/>
        </w:rPr>
        <w:t>of agent</w:t>
      </w:r>
      <w:r w:rsidR="00417FB9">
        <w:rPr>
          <w:rFonts w:cs="Times New Roman"/>
        </w:rPr>
        <w:t>s</w:t>
      </w:r>
      <w:r w:rsidR="008869B7">
        <w:rPr>
          <w:rFonts w:cs="Times New Roman"/>
        </w:rPr>
        <w:t xml:space="preserve"> that enter a long-term relationship</w:t>
      </w:r>
      <w:r w:rsidR="00417FB9">
        <w:rPr>
          <w:rFonts w:cs="Times New Roman"/>
        </w:rPr>
        <w:t xml:space="preserve"> (top-left plot), the</w:t>
      </w:r>
      <w:r w:rsidR="00B91831">
        <w:rPr>
          <w:rFonts w:cs="Times New Roman"/>
        </w:rPr>
        <w:t xml:space="preserve"> average number of short-term mating encounters that agents </w:t>
      </w:r>
      <w:r w:rsidR="004A37D4">
        <w:rPr>
          <w:rFonts w:cs="Times New Roman"/>
        </w:rPr>
        <w:t>expe</w:t>
      </w:r>
      <w:r w:rsidR="00876060">
        <w:rPr>
          <w:rFonts w:cs="Times New Roman"/>
        </w:rPr>
        <w:t>r</w:t>
      </w:r>
      <w:r w:rsidR="004A37D4">
        <w:rPr>
          <w:rFonts w:cs="Times New Roman"/>
        </w:rPr>
        <w:t>ience</w:t>
      </w:r>
      <w:r w:rsidR="00B91831">
        <w:rPr>
          <w:rFonts w:cs="Times New Roman"/>
        </w:rPr>
        <w:t xml:space="preserve"> (middle-left plot), and the average number of unique short-term</w:t>
      </w:r>
      <w:r w:rsidR="00F02B41">
        <w:rPr>
          <w:rFonts w:cs="Times New Roman"/>
        </w:rPr>
        <w:t xml:space="preserve"> partners</w:t>
      </w:r>
      <w:r w:rsidR="00B91831">
        <w:rPr>
          <w:rFonts w:cs="Times New Roman"/>
        </w:rPr>
        <w:t xml:space="preserve"> they have </w:t>
      </w:r>
      <w:r w:rsidR="005E7808">
        <w:rPr>
          <w:rFonts w:cs="Times New Roman"/>
        </w:rPr>
        <w:t xml:space="preserve">(lower-left plot) </w:t>
      </w:r>
      <w:r w:rsidR="00B91831">
        <w:rPr>
          <w:rFonts w:cs="Times New Roman"/>
        </w:rPr>
        <w:t>are</w:t>
      </w:r>
      <w:r w:rsidR="005E7808">
        <w:rPr>
          <w:rFonts w:cs="Times New Roman"/>
        </w:rPr>
        <w:t xml:space="preserve"> always </w:t>
      </w:r>
      <w:r w:rsidR="00B91831">
        <w:rPr>
          <w:rFonts w:cs="Times New Roman"/>
        </w:rPr>
        <w:t xml:space="preserve">exactly </w:t>
      </w:r>
      <w:r w:rsidR="005E7808">
        <w:rPr>
          <w:rFonts w:cs="Times New Roman"/>
        </w:rPr>
        <w:t>the same.</w:t>
      </w:r>
      <w:r w:rsidR="005E7808">
        <w:rPr>
          <w:rStyle w:val="FootnoteReference"/>
          <w:rFonts w:cs="Times New Roman"/>
        </w:rPr>
        <w:footnoteReference w:id="1"/>
      </w:r>
      <w:r w:rsidR="00942889">
        <w:rPr>
          <w:rFonts w:cs="Times New Roman"/>
        </w:rPr>
        <w:t xml:space="preserve">  </w:t>
      </w:r>
      <w:r w:rsidR="005E7808">
        <w:rPr>
          <w:rFonts w:cs="Times New Roman"/>
        </w:rPr>
        <w:t>Second,</w:t>
      </w:r>
      <w:r w:rsidR="00237C81" w:rsidRPr="009000CE">
        <w:rPr>
          <w:rFonts w:cs="Times New Roman"/>
        </w:rPr>
        <w:t xml:space="preserve"> </w:t>
      </w:r>
      <w:r w:rsidR="00F02B41">
        <w:rPr>
          <w:rFonts w:cs="Times New Roman"/>
        </w:rPr>
        <w:t>a</w:t>
      </w:r>
      <w:r w:rsidR="007B2E71">
        <w:rPr>
          <w:rFonts w:cs="Times New Roman"/>
        </w:rPr>
        <w:t xml:space="preserve">s the </w:t>
      </w:r>
      <w:r w:rsidR="007B2E71" w:rsidRPr="009000CE">
        <w:rPr>
          <w:rFonts w:cs="Times New Roman"/>
          <w:b/>
        </w:rPr>
        <w:t>female-</w:t>
      </w:r>
      <w:r w:rsidR="007B2E71">
        <w:rPr>
          <w:rFonts w:cs="Times New Roman"/>
          <w:b/>
        </w:rPr>
        <w:t>desirability</w:t>
      </w:r>
      <w:r w:rsidR="007B2E71" w:rsidRPr="009000CE">
        <w:rPr>
          <w:rFonts w:cs="Times New Roman"/>
          <w:b/>
        </w:rPr>
        <w:t>-standard</w:t>
      </w:r>
      <w:r w:rsidR="007B2E71" w:rsidRPr="007B2E71">
        <w:rPr>
          <w:rFonts w:cs="Times New Roman"/>
          <w:bCs/>
        </w:rPr>
        <w:t xml:space="preserve"> </w:t>
      </w:r>
      <w:r w:rsidR="007B2E71">
        <w:rPr>
          <w:rFonts w:cs="Times New Roman"/>
          <w:bCs/>
        </w:rPr>
        <w:t xml:space="preserve">slider is </w:t>
      </w:r>
      <w:r w:rsidR="007B2E71">
        <w:rPr>
          <w:rFonts w:cs="Times New Roman"/>
        </w:rPr>
        <w:t xml:space="preserve">increased </w:t>
      </w:r>
      <w:r w:rsidR="007B2E71" w:rsidRPr="009000CE">
        <w:rPr>
          <w:rFonts w:cs="Times New Roman"/>
        </w:rPr>
        <w:t>from 3 to 7</w:t>
      </w:r>
      <w:r w:rsidR="007B2E71">
        <w:rPr>
          <w:rFonts w:cs="Times New Roman"/>
        </w:rPr>
        <w:t xml:space="preserve">, the </w:t>
      </w:r>
      <w:r w:rsidR="00F02B41">
        <w:rPr>
          <w:rFonts w:cs="Times New Roman"/>
        </w:rPr>
        <w:t>overall size of the mating pool</w:t>
      </w:r>
      <w:r w:rsidR="004A37D4">
        <w:rPr>
          <w:rFonts w:cs="Times New Roman"/>
        </w:rPr>
        <w:t xml:space="preserve"> decreases—a smaller percentage of </w:t>
      </w:r>
      <w:r w:rsidR="000808DE">
        <w:rPr>
          <w:rFonts w:cs="Times New Roman"/>
        </w:rPr>
        <w:t xml:space="preserve">both males and females </w:t>
      </w:r>
      <w:r w:rsidR="004A37D4">
        <w:rPr>
          <w:rFonts w:cs="Times New Roman"/>
        </w:rPr>
        <w:t xml:space="preserve">have </w:t>
      </w:r>
      <w:r w:rsidR="007B2E71">
        <w:rPr>
          <w:rFonts w:cs="Times New Roman"/>
        </w:rPr>
        <w:lastRenderedPageBreak/>
        <w:t>least one short-term mating encounter</w:t>
      </w:r>
      <w:r w:rsidR="004A37D4">
        <w:rPr>
          <w:rFonts w:cs="Times New Roman"/>
        </w:rPr>
        <w:t xml:space="preserve">.  This can be seen in the top-right plot.  Third, </w:t>
      </w:r>
      <w:r w:rsidR="000808DE">
        <w:rPr>
          <w:rFonts w:cs="Times New Roman"/>
        </w:rPr>
        <w:t>despite the drop in the overall size</w:t>
      </w:r>
      <w:del w:id="35" w:author="Yurun Ying [2]" w:date="2026-04-22T15:40:00Z">
        <w:r w:rsidR="000808DE" w:rsidDel="00345934">
          <w:rPr>
            <w:rFonts w:cs="Times New Roman"/>
          </w:rPr>
          <w:delText>d</w:delText>
        </w:r>
      </w:del>
      <w:r w:rsidR="000808DE">
        <w:rPr>
          <w:rFonts w:cs="Times New Roman"/>
        </w:rPr>
        <w:t xml:space="preserve"> of the short-term mating pool, </w:t>
      </w:r>
      <w:r w:rsidR="00B32B2B">
        <w:rPr>
          <w:rFonts w:cs="Times New Roman"/>
        </w:rPr>
        <w:t xml:space="preserve">the </w:t>
      </w:r>
      <w:r w:rsidR="000808DE">
        <w:rPr>
          <w:rFonts w:cs="Times New Roman"/>
        </w:rPr>
        <w:t xml:space="preserve">percentage </w:t>
      </w:r>
      <w:r w:rsidR="00B32B2B">
        <w:rPr>
          <w:rFonts w:cs="Times New Roman"/>
        </w:rPr>
        <w:t xml:space="preserve">of </w:t>
      </w:r>
      <w:r w:rsidR="00B32B2B" w:rsidRPr="002A001A">
        <w:rPr>
          <w:rFonts w:cs="Times New Roman"/>
        </w:rPr>
        <w:t xml:space="preserve">females </w:t>
      </w:r>
      <w:r w:rsidR="00D077A1">
        <w:rPr>
          <w:rFonts w:cs="Times New Roman"/>
        </w:rPr>
        <w:t xml:space="preserve">that </w:t>
      </w:r>
      <w:r w:rsidR="00B32B2B" w:rsidRPr="002A001A">
        <w:rPr>
          <w:rFonts w:cs="Times New Roman"/>
        </w:rPr>
        <w:t>enter th</w:t>
      </w:r>
      <w:r w:rsidR="000808DE">
        <w:rPr>
          <w:rFonts w:cs="Times New Roman"/>
        </w:rPr>
        <w:t>at p</w:t>
      </w:r>
      <w:r w:rsidR="00B32B2B" w:rsidRPr="002A001A">
        <w:rPr>
          <w:rFonts w:cs="Times New Roman"/>
        </w:rPr>
        <w:t>ool</w:t>
      </w:r>
      <w:r w:rsidR="008A3025" w:rsidRPr="009000CE">
        <w:rPr>
          <w:rFonts w:cs="Times New Roman"/>
        </w:rPr>
        <w:t xml:space="preserve"> </w:t>
      </w:r>
      <w:r w:rsidR="000808DE">
        <w:rPr>
          <w:rFonts w:cs="Times New Roman"/>
        </w:rPr>
        <w:t xml:space="preserve">tends to be higher than the percentage of </w:t>
      </w:r>
      <w:r w:rsidR="008A3025" w:rsidRPr="009000CE">
        <w:rPr>
          <w:rFonts w:cs="Times New Roman"/>
        </w:rPr>
        <w:t>male</w:t>
      </w:r>
      <w:r w:rsidR="00F74327">
        <w:rPr>
          <w:rFonts w:cs="Times New Roman"/>
        </w:rPr>
        <w:t>s</w:t>
      </w:r>
      <w:r w:rsidR="00D077A1">
        <w:rPr>
          <w:rFonts w:cs="Times New Roman"/>
        </w:rPr>
        <w:t xml:space="preserve"> that enter.</w:t>
      </w:r>
    </w:p>
    <w:p w14:paraId="489DD39C" w14:textId="57C6E5CE" w:rsidR="000808DE" w:rsidRDefault="00935850" w:rsidP="000808DE">
      <w:pPr>
        <w:ind w:firstLine="720"/>
        <w:rPr>
          <w:rFonts w:cs="Times New Roman"/>
        </w:rPr>
      </w:pPr>
      <w:r w:rsidRPr="009000CE">
        <w:rPr>
          <w:rFonts w:cs="Times New Roman"/>
        </w:rPr>
        <w:t xml:space="preserve">You </w:t>
      </w:r>
      <w:r w:rsidR="002567CC">
        <w:rPr>
          <w:rFonts w:cs="Times New Roman"/>
        </w:rPr>
        <w:t>might</w:t>
      </w:r>
      <w:r w:rsidRPr="009000CE">
        <w:rPr>
          <w:rFonts w:cs="Times New Roman"/>
        </w:rPr>
        <w:t xml:space="preserve"> also try </w:t>
      </w:r>
      <w:r w:rsidR="00B10B36">
        <w:rPr>
          <w:rFonts w:cs="Times New Roman"/>
        </w:rPr>
        <w:t>s</w:t>
      </w:r>
      <w:r w:rsidR="00F74327">
        <w:rPr>
          <w:rFonts w:cs="Times New Roman"/>
        </w:rPr>
        <w:t>et</w:t>
      </w:r>
      <w:r w:rsidR="00B10B36">
        <w:rPr>
          <w:rFonts w:cs="Times New Roman"/>
        </w:rPr>
        <w:t>ting</w:t>
      </w:r>
      <w:r w:rsidRPr="009000CE">
        <w:rPr>
          <w:rFonts w:cs="Times New Roman"/>
        </w:rPr>
        <w:t xml:space="preserve"> the short-term </w:t>
      </w:r>
      <w:r w:rsidR="00F74327">
        <w:rPr>
          <w:rFonts w:cs="Times New Roman"/>
        </w:rPr>
        <w:t>desirability</w:t>
      </w:r>
      <w:r w:rsidRPr="009000CE">
        <w:rPr>
          <w:rFonts w:cs="Times New Roman"/>
        </w:rPr>
        <w:t xml:space="preserve"> standards of the two sexes </w:t>
      </w:r>
      <w:r w:rsidR="00F74327">
        <w:rPr>
          <w:rFonts w:cs="Times New Roman"/>
        </w:rPr>
        <w:t>to</w:t>
      </w:r>
      <w:r w:rsidRPr="009000CE">
        <w:rPr>
          <w:rFonts w:cs="Times New Roman"/>
        </w:rPr>
        <w:t xml:space="preserve"> the same value and vary the short-term mating likelihood</w:t>
      </w:r>
      <w:r w:rsidR="002F3BCD" w:rsidRPr="009000CE">
        <w:rPr>
          <w:rFonts w:cs="Times New Roman"/>
        </w:rPr>
        <w:t>s</w:t>
      </w:r>
      <w:r w:rsidRPr="009000CE">
        <w:rPr>
          <w:rFonts w:cs="Times New Roman"/>
        </w:rPr>
        <w:t xml:space="preserve">. </w:t>
      </w:r>
      <w:r w:rsidR="000808DE">
        <w:rPr>
          <w:rFonts w:cs="Times New Roman"/>
        </w:rPr>
        <w:t xml:space="preserve">Now you </w:t>
      </w:r>
      <w:r w:rsidRPr="009000CE">
        <w:rPr>
          <w:rFonts w:cs="Times New Roman"/>
        </w:rPr>
        <w:t xml:space="preserve">will likely </w:t>
      </w:r>
      <w:r w:rsidR="000808DE">
        <w:rPr>
          <w:rFonts w:cs="Times New Roman"/>
        </w:rPr>
        <w:t xml:space="preserve">see </w:t>
      </w:r>
      <w:r w:rsidRPr="009000CE">
        <w:rPr>
          <w:rFonts w:cs="Times New Roman"/>
        </w:rPr>
        <w:t xml:space="preserve">no </w:t>
      </w:r>
      <w:r w:rsidR="00FD7CCD">
        <w:rPr>
          <w:rFonts w:cs="Times New Roman"/>
        </w:rPr>
        <w:t xml:space="preserve">consistent, </w:t>
      </w:r>
      <w:r w:rsidRPr="009000CE">
        <w:rPr>
          <w:rFonts w:cs="Times New Roman"/>
        </w:rPr>
        <w:t xml:space="preserve">observable sex differences in </w:t>
      </w:r>
      <w:r w:rsidR="00FD7CCD">
        <w:rPr>
          <w:rFonts w:cs="Times New Roman"/>
        </w:rPr>
        <w:t>any of the plots</w:t>
      </w:r>
      <w:r w:rsidRPr="009000CE">
        <w:rPr>
          <w:rFonts w:cs="Times New Roman"/>
        </w:rPr>
        <w:t xml:space="preserve">. </w:t>
      </w:r>
      <w:r w:rsidR="00775D1A">
        <w:rPr>
          <w:rFonts w:cs="Times New Roman"/>
        </w:rPr>
        <w:t>This</w:t>
      </w:r>
      <w:r w:rsidR="00BF48BE" w:rsidRPr="009000CE">
        <w:rPr>
          <w:rFonts w:cs="Times New Roman"/>
        </w:rPr>
        <w:t xml:space="preserve"> </w:t>
      </w:r>
      <w:r w:rsidR="00FD7CCD">
        <w:rPr>
          <w:rFonts w:cs="Times New Roman"/>
        </w:rPr>
        <w:t xml:space="preserve">tells us </w:t>
      </w:r>
      <w:r w:rsidR="00BF48BE" w:rsidRPr="009000CE">
        <w:rPr>
          <w:rFonts w:cs="Times New Roman"/>
        </w:rPr>
        <w:t>that</w:t>
      </w:r>
      <w:r w:rsidR="00FD7CCD">
        <w:rPr>
          <w:rFonts w:cs="Times New Roman"/>
        </w:rPr>
        <w:t>,</w:t>
      </w:r>
      <w:r w:rsidR="00BF48BE" w:rsidRPr="009000CE">
        <w:rPr>
          <w:rFonts w:cs="Times New Roman"/>
        </w:rPr>
        <w:t xml:space="preserve"> </w:t>
      </w:r>
      <w:r w:rsidR="00630C98" w:rsidRPr="009000CE">
        <w:rPr>
          <w:rFonts w:cs="Times New Roman"/>
        </w:rPr>
        <w:t>in heterosexual population</w:t>
      </w:r>
      <w:r w:rsidR="00FD7CCD">
        <w:rPr>
          <w:rFonts w:cs="Times New Roman"/>
        </w:rPr>
        <w:t>s</w:t>
      </w:r>
      <w:r w:rsidR="00630C98" w:rsidRPr="009000CE">
        <w:rPr>
          <w:rFonts w:cs="Times New Roman"/>
        </w:rPr>
        <w:t xml:space="preserve">, </w:t>
      </w:r>
      <w:r w:rsidR="000808DE">
        <w:rPr>
          <w:rFonts w:cs="Times New Roman"/>
        </w:rPr>
        <w:t xml:space="preserve">the higher </w:t>
      </w:r>
      <w:r w:rsidR="00FD7CCD">
        <w:rPr>
          <w:rFonts w:cs="Times New Roman"/>
        </w:rPr>
        <w:t xml:space="preserve">desirability </w:t>
      </w:r>
      <w:r w:rsidR="00BF48BE" w:rsidRPr="009000CE">
        <w:rPr>
          <w:rFonts w:cs="Times New Roman"/>
        </w:rPr>
        <w:t xml:space="preserve">standards </w:t>
      </w:r>
      <w:r w:rsidR="000808DE">
        <w:rPr>
          <w:rFonts w:cs="Times New Roman"/>
        </w:rPr>
        <w:t xml:space="preserve">of females </w:t>
      </w:r>
      <w:proofErr w:type="gramStart"/>
      <w:r w:rsidR="00FD7CCD">
        <w:rPr>
          <w:rFonts w:cs="Times New Roman"/>
        </w:rPr>
        <w:t>drives</w:t>
      </w:r>
      <w:proofErr w:type="gramEnd"/>
      <w:r w:rsidR="00FD7CCD">
        <w:rPr>
          <w:rFonts w:cs="Times New Roman"/>
        </w:rPr>
        <w:t xml:space="preserve"> </w:t>
      </w:r>
      <w:r w:rsidR="00B10B36">
        <w:rPr>
          <w:rFonts w:cs="Times New Roman"/>
        </w:rPr>
        <w:t xml:space="preserve">down </w:t>
      </w:r>
      <w:r w:rsidR="00FD7CCD">
        <w:rPr>
          <w:rFonts w:cs="Times New Roman"/>
        </w:rPr>
        <w:t xml:space="preserve">the </w:t>
      </w:r>
      <w:r w:rsidR="000808DE">
        <w:rPr>
          <w:rFonts w:cs="Times New Roman"/>
        </w:rPr>
        <w:t xml:space="preserve">overall </w:t>
      </w:r>
      <w:r w:rsidR="00FD7CCD">
        <w:rPr>
          <w:rFonts w:cs="Times New Roman"/>
        </w:rPr>
        <w:t>number</w:t>
      </w:r>
      <w:r w:rsidR="00BF48BE" w:rsidRPr="009000CE">
        <w:rPr>
          <w:rFonts w:cs="Times New Roman"/>
        </w:rPr>
        <w:t xml:space="preserve"> of active participants </w:t>
      </w:r>
      <w:r w:rsidR="00FD7CCD">
        <w:rPr>
          <w:rFonts w:cs="Times New Roman"/>
        </w:rPr>
        <w:t xml:space="preserve">in the mating pool, </w:t>
      </w:r>
      <w:r w:rsidR="000808DE">
        <w:rPr>
          <w:rFonts w:cs="Times New Roman"/>
        </w:rPr>
        <w:t xml:space="preserve">but </w:t>
      </w:r>
      <w:r w:rsidR="00FD7CCD">
        <w:rPr>
          <w:rFonts w:cs="Times New Roman"/>
        </w:rPr>
        <w:t xml:space="preserve">does so </w:t>
      </w:r>
      <w:r w:rsidR="000808DE">
        <w:rPr>
          <w:rFonts w:cs="Times New Roman"/>
        </w:rPr>
        <w:t xml:space="preserve">more strongly for </w:t>
      </w:r>
      <w:r w:rsidR="00FD7CCD">
        <w:rPr>
          <w:rFonts w:cs="Times New Roman"/>
        </w:rPr>
        <w:t>males than for females.</w:t>
      </w:r>
    </w:p>
    <w:p w14:paraId="6E4945E5" w14:textId="32FEB737" w:rsidR="00F36641" w:rsidRPr="009000CE" w:rsidRDefault="008C74C1" w:rsidP="000808DE">
      <w:pPr>
        <w:ind w:firstLine="720"/>
        <w:rPr>
          <w:rFonts w:cs="Times New Roman"/>
        </w:rPr>
      </w:pPr>
      <w:r>
        <w:rPr>
          <w:rFonts w:cs="Times New Roman"/>
        </w:rPr>
        <w:t>Next, t</w:t>
      </w:r>
      <w:r w:rsidR="00763019" w:rsidRPr="009000CE">
        <w:rPr>
          <w:rFonts w:cs="Times New Roman"/>
        </w:rPr>
        <w:t xml:space="preserve">urn to the </w:t>
      </w:r>
      <w:r w:rsidR="00B10B36">
        <w:rPr>
          <w:rFonts w:cs="Times New Roman"/>
        </w:rPr>
        <w:t>situation</w:t>
      </w:r>
      <w:r w:rsidR="00763019" w:rsidRPr="009000CE">
        <w:rPr>
          <w:rFonts w:cs="Times New Roman"/>
        </w:rPr>
        <w:t xml:space="preserve"> with gay males and lesbian females </w:t>
      </w:r>
      <w:r>
        <w:rPr>
          <w:rFonts w:cs="Times New Roman"/>
        </w:rPr>
        <w:t>(</w:t>
      </w:r>
      <w:r w:rsidR="00EA5FF3">
        <w:rPr>
          <w:rFonts w:cs="Times New Roman"/>
        </w:rPr>
        <w:t xml:space="preserve">by </w:t>
      </w:r>
      <w:r>
        <w:rPr>
          <w:rFonts w:cs="Times New Roman"/>
        </w:rPr>
        <w:t>set</w:t>
      </w:r>
      <w:r w:rsidR="00EA5FF3">
        <w:rPr>
          <w:rFonts w:cs="Times New Roman"/>
        </w:rPr>
        <w:t>ting</w:t>
      </w:r>
      <w:r>
        <w:rPr>
          <w:rFonts w:cs="Times New Roman"/>
        </w:rPr>
        <w:t xml:space="preserve"> the </w:t>
      </w:r>
      <w:r>
        <w:rPr>
          <w:rFonts w:cs="Times New Roman"/>
          <w:b/>
          <w:bCs/>
        </w:rPr>
        <w:t>all-h</w:t>
      </w:r>
      <w:r w:rsidR="00350D14">
        <w:rPr>
          <w:rFonts w:cs="Times New Roman"/>
          <w:b/>
          <w:bCs/>
        </w:rPr>
        <w:t>o</w:t>
      </w:r>
      <w:r>
        <w:rPr>
          <w:rFonts w:cs="Times New Roman"/>
          <w:b/>
          <w:bCs/>
        </w:rPr>
        <w:t>mosexual</w:t>
      </w:r>
      <w:r w:rsidRPr="008C74C1">
        <w:rPr>
          <w:rFonts w:cs="Times New Roman"/>
          <w:b/>
          <w:bCs/>
        </w:rPr>
        <w:t>?</w:t>
      </w:r>
      <w:r>
        <w:rPr>
          <w:rFonts w:cs="Times New Roman"/>
        </w:rPr>
        <w:t xml:space="preserve"> switch to </w:t>
      </w:r>
      <w:r w:rsidR="00B10B36">
        <w:rPr>
          <w:rFonts w:cs="Times New Roman"/>
        </w:rPr>
        <w:t>“</w:t>
      </w:r>
      <w:r>
        <w:rPr>
          <w:rFonts w:cs="Times New Roman"/>
        </w:rPr>
        <w:t xml:space="preserve">On”) </w:t>
      </w:r>
      <w:r w:rsidR="00763019" w:rsidRPr="009000CE">
        <w:rPr>
          <w:rFonts w:cs="Times New Roman"/>
        </w:rPr>
        <w:t xml:space="preserve">and repeat the above activities. </w:t>
      </w:r>
      <w:r w:rsidR="00B70E6B">
        <w:rPr>
          <w:rFonts w:cs="Times New Roman"/>
        </w:rPr>
        <w:t xml:space="preserve">In this scenario you </w:t>
      </w:r>
      <w:r w:rsidR="00673211">
        <w:rPr>
          <w:rFonts w:cs="Times New Roman"/>
        </w:rPr>
        <w:t xml:space="preserve">will </w:t>
      </w:r>
      <w:r w:rsidR="00B70E6B">
        <w:rPr>
          <w:rFonts w:cs="Times New Roman"/>
        </w:rPr>
        <w:t xml:space="preserve">see that when the entire population is considered (left-hand plots), the trajectories over time for the three measures are generally not the same for males and females. </w:t>
      </w:r>
      <w:r w:rsidR="00673211">
        <w:rPr>
          <w:rFonts w:cs="Times New Roman"/>
        </w:rPr>
        <w:t>Moreover,</w:t>
      </w:r>
      <w:r w:rsidR="00763019" w:rsidRPr="009000CE">
        <w:rPr>
          <w:rFonts w:cs="Times New Roman"/>
        </w:rPr>
        <w:t xml:space="preserve"> when sex differences exist </w:t>
      </w:r>
      <w:r w:rsidR="00D80324">
        <w:rPr>
          <w:rFonts w:cs="Times New Roman"/>
        </w:rPr>
        <w:t xml:space="preserve">either </w:t>
      </w:r>
      <w:r w:rsidR="00763019" w:rsidRPr="009000CE">
        <w:rPr>
          <w:rFonts w:cs="Times New Roman"/>
        </w:rPr>
        <w:t xml:space="preserve">in </w:t>
      </w:r>
      <w:r w:rsidR="00D80324">
        <w:rPr>
          <w:rFonts w:cs="Times New Roman"/>
        </w:rPr>
        <w:t xml:space="preserve">short-term mating likelihood or in </w:t>
      </w:r>
      <w:r w:rsidR="00673211">
        <w:rPr>
          <w:rFonts w:cs="Times New Roman"/>
        </w:rPr>
        <w:t>desirability</w:t>
      </w:r>
      <w:r w:rsidR="00763019" w:rsidRPr="009000CE">
        <w:rPr>
          <w:rFonts w:cs="Times New Roman"/>
        </w:rPr>
        <w:t xml:space="preserve"> standards, males and females </w:t>
      </w:r>
      <w:r w:rsidR="00157A03">
        <w:rPr>
          <w:rFonts w:cs="Times New Roman"/>
        </w:rPr>
        <w:t>tend to</w:t>
      </w:r>
      <w:r w:rsidR="00763019" w:rsidRPr="009000CE">
        <w:rPr>
          <w:rFonts w:cs="Times New Roman"/>
        </w:rPr>
        <w:t xml:space="preserve"> differ more </w:t>
      </w:r>
      <w:r w:rsidR="00EA5FF3">
        <w:rPr>
          <w:rFonts w:cs="Times New Roman"/>
        </w:rPr>
        <w:t>dramatically</w:t>
      </w:r>
      <w:r w:rsidR="00763019" w:rsidRPr="009000CE">
        <w:rPr>
          <w:rFonts w:cs="Times New Roman"/>
        </w:rPr>
        <w:t xml:space="preserve"> in </w:t>
      </w:r>
      <w:r w:rsidR="00EA5FF3">
        <w:rPr>
          <w:rFonts w:cs="Times New Roman"/>
        </w:rPr>
        <w:t xml:space="preserve">their sexual </w:t>
      </w:r>
      <w:r w:rsidR="00763019" w:rsidRPr="009000CE">
        <w:rPr>
          <w:rFonts w:cs="Times New Roman"/>
        </w:rPr>
        <w:t>behaviors</w:t>
      </w:r>
      <w:r w:rsidR="00D80324">
        <w:rPr>
          <w:rFonts w:cs="Times New Roman"/>
        </w:rPr>
        <w:t>, with males having many mor</w:t>
      </w:r>
      <w:r w:rsidR="003F2D92">
        <w:rPr>
          <w:rFonts w:cs="Times New Roman"/>
        </w:rPr>
        <w:t xml:space="preserve">e short-term mating encounters and more unique short-term </w:t>
      </w:r>
      <w:r w:rsidR="004277B2">
        <w:rPr>
          <w:rFonts w:cs="Times New Roman"/>
        </w:rPr>
        <w:t>partner</w:t>
      </w:r>
      <w:r w:rsidR="003F2D92">
        <w:rPr>
          <w:rFonts w:cs="Times New Roman"/>
        </w:rPr>
        <w:t>s</w:t>
      </w:r>
      <w:r w:rsidR="00BF48BE" w:rsidRPr="009000CE">
        <w:rPr>
          <w:rFonts w:cs="Times New Roman"/>
        </w:rPr>
        <w:t xml:space="preserve">. </w:t>
      </w:r>
      <w:r w:rsidR="00E86CB6" w:rsidRPr="009000CE">
        <w:rPr>
          <w:rFonts w:cs="Times New Roman"/>
        </w:rPr>
        <w:t>This further illustrates the fact that</w:t>
      </w:r>
      <w:r w:rsidR="00763019" w:rsidRPr="009000CE">
        <w:rPr>
          <w:rFonts w:cs="Times New Roman"/>
        </w:rPr>
        <w:t xml:space="preserve"> the </w:t>
      </w:r>
      <w:r w:rsidR="00F72949">
        <w:rPr>
          <w:rFonts w:cs="Times New Roman"/>
        </w:rPr>
        <w:t xml:space="preserve">predilections and preferences of </w:t>
      </w:r>
      <w:r w:rsidR="000E7218">
        <w:rPr>
          <w:rFonts w:cs="Times New Roman"/>
        </w:rPr>
        <w:t xml:space="preserve">an agent’s </w:t>
      </w:r>
      <w:r w:rsidR="003F2D92">
        <w:rPr>
          <w:rFonts w:cs="Times New Roman"/>
        </w:rPr>
        <w:t xml:space="preserve">potential </w:t>
      </w:r>
      <w:r w:rsidR="00F72949">
        <w:rPr>
          <w:rFonts w:cs="Times New Roman"/>
        </w:rPr>
        <w:t xml:space="preserve">mating </w:t>
      </w:r>
      <w:r w:rsidR="00763019" w:rsidRPr="009000CE">
        <w:rPr>
          <w:rFonts w:cs="Times New Roman"/>
        </w:rPr>
        <w:t>partner</w:t>
      </w:r>
      <w:r w:rsidR="00F72949">
        <w:rPr>
          <w:rFonts w:cs="Times New Roman"/>
        </w:rPr>
        <w:t xml:space="preserve">s </w:t>
      </w:r>
      <w:r w:rsidR="000E7218">
        <w:rPr>
          <w:rFonts w:cs="Times New Roman"/>
        </w:rPr>
        <w:t xml:space="preserve">can be </w:t>
      </w:r>
      <w:r w:rsidR="00280951">
        <w:rPr>
          <w:rFonts w:cs="Times New Roman"/>
        </w:rPr>
        <w:t xml:space="preserve">a </w:t>
      </w:r>
      <w:r w:rsidR="00763019" w:rsidRPr="009000CE">
        <w:rPr>
          <w:rFonts w:cs="Times New Roman"/>
        </w:rPr>
        <w:t>constraint</w:t>
      </w:r>
      <w:r w:rsidR="00E86CB6" w:rsidRPr="009000CE">
        <w:rPr>
          <w:rFonts w:cs="Times New Roman"/>
        </w:rPr>
        <w:t xml:space="preserve"> on the behavioral </w:t>
      </w:r>
      <w:r w:rsidR="00280951">
        <w:rPr>
          <w:rFonts w:cs="Times New Roman"/>
        </w:rPr>
        <w:t xml:space="preserve">manifestations </w:t>
      </w:r>
      <w:r w:rsidR="003F2D92">
        <w:rPr>
          <w:rFonts w:cs="Times New Roman"/>
        </w:rPr>
        <w:t xml:space="preserve">of </w:t>
      </w:r>
      <w:r w:rsidR="000E7218">
        <w:rPr>
          <w:rFonts w:cs="Times New Roman"/>
        </w:rPr>
        <w:t xml:space="preserve">that </w:t>
      </w:r>
      <w:r w:rsidR="008D2836">
        <w:rPr>
          <w:rFonts w:cs="Times New Roman"/>
        </w:rPr>
        <w:t>agent</w:t>
      </w:r>
      <w:r w:rsidR="003F2D92">
        <w:rPr>
          <w:rFonts w:cs="Times New Roman"/>
        </w:rPr>
        <w:t>’s own</w:t>
      </w:r>
      <w:r w:rsidR="00E86CB6" w:rsidRPr="009000CE">
        <w:rPr>
          <w:rFonts w:cs="Times New Roman"/>
        </w:rPr>
        <w:t xml:space="preserve"> mating preferences. </w:t>
      </w:r>
      <w:r w:rsidR="000E7218">
        <w:rPr>
          <w:rFonts w:cs="Times New Roman"/>
        </w:rPr>
        <w:t>In particular, i</w:t>
      </w:r>
      <w:r w:rsidR="00E86CB6" w:rsidRPr="009000CE">
        <w:rPr>
          <w:rFonts w:cs="Times New Roman"/>
        </w:rPr>
        <w:t>dentical</w:t>
      </w:r>
      <w:r w:rsidR="00763019" w:rsidRPr="009000CE">
        <w:rPr>
          <w:rFonts w:cs="Times New Roman"/>
        </w:rPr>
        <w:t xml:space="preserve"> male preferences—</w:t>
      </w:r>
      <w:r w:rsidR="009100A8" w:rsidRPr="009000CE">
        <w:rPr>
          <w:rFonts w:cs="Times New Roman"/>
        </w:rPr>
        <w:t>higher</w:t>
      </w:r>
      <w:r w:rsidR="00763019" w:rsidRPr="009000CE">
        <w:rPr>
          <w:rFonts w:cs="Times New Roman"/>
        </w:rPr>
        <w:t xml:space="preserve"> </w:t>
      </w:r>
      <w:r w:rsidR="003D77BD">
        <w:rPr>
          <w:rFonts w:cs="Times New Roman"/>
        </w:rPr>
        <w:t>willingness</w:t>
      </w:r>
      <w:r w:rsidR="00763019" w:rsidRPr="009000CE">
        <w:rPr>
          <w:rFonts w:cs="Times New Roman"/>
        </w:rPr>
        <w:t xml:space="preserve"> </w:t>
      </w:r>
      <w:r w:rsidR="00280951">
        <w:rPr>
          <w:rFonts w:cs="Times New Roman"/>
        </w:rPr>
        <w:t>and/</w:t>
      </w:r>
      <w:r w:rsidR="00E81DA4" w:rsidRPr="009000CE">
        <w:rPr>
          <w:rFonts w:cs="Times New Roman"/>
        </w:rPr>
        <w:t xml:space="preserve">or lower </w:t>
      </w:r>
      <w:r w:rsidR="003F2D92">
        <w:rPr>
          <w:rFonts w:cs="Times New Roman"/>
        </w:rPr>
        <w:t xml:space="preserve">desirability </w:t>
      </w:r>
      <w:r w:rsidR="00E81DA4" w:rsidRPr="009000CE">
        <w:rPr>
          <w:rFonts w:cs="Times New Roman"/>
        </w:rPr>
        <w:t>standard</w:t>
      </w:r>
      <w:r w:rsidR="003F2D92">
        <w:rPr>
          <w:rFonts w:cs="Times New Roman"/>
        </w:rPr>
        <w:t>s</w:t>
      </w:r>
      <w:r w:rsidR="00763019" w:rsidRPr="009000CE">
        <w:rPr>
          <w:rFonts w:cs="Times New Roman"/>
        </w:rPr>
        <w:t xml:space="preserve">—translate into </w:t>
      </w:r>
      <w:r w:rsidR="000E7218">
        <w:rPr>
          <w:rFonts w:cs="Times New Roman"/>
        </w:rPr>
        <w:t xml:space="preserve">more frequent </w:t>
      </w:r>
      <w:r w:rsidR="00280951">
        <w:rPr>
          <w:rFonts w:cs="Times New Roman"/>
        </w:rPr>
        <w:t xml:space="preserve">short-term </w:t>
      </w:r>
      <w:r w:rsidR="00763019" w:rsidRPr="009000CE">
        <w:rPr>
          <w:rFonts w:cs="Times New Roman"/>
        </w:rPr>
        <w:t xml:space="preserve">mating </w:t>
      </w:r>
      <w:r w:rsidR="000E7218">
        <w:rPr>
          <w:rFonts w:cs="Times New Roman"/>
        </w:rPr>
        <w:t>encounters</w:t>
      </w:r>
      <w:r w:rsidR="00763019" w:rsidRPr="009000CE">
        <w:rPr>
          <w:rFonts w:cs="Times New Roman"/>
        </w:rPr>
        <w:t xml:space="preserve"> </w:t>
      </w:r>
      <w:r w:rsidR="00280951">
        <w:rPr>
          <w:rFonts w:cs="Times New Roman"/>
        </w:rPr>
        <w:t xml:space="preserve">with more unique mating partners </w:t>
      </w:r>
      <w:r w:rsidR="00763019" w:rsidRPr="009000CE">
        <w:rPr>
          <w:rFonts w:cs="Times New Roman"/>
        </w:rPr>
        <w:t>when th</w:t>
      </w:r>
      <w:r w:rsidR="00F36641">
        <w:rPr>
          <w:rFonts w:cs="Times New Roman"/>
        </w:rPr>
        <w:t>os</w:t>
      </w:r>
      <w:r w:rsidR="00763019" w:rsidRPr="009000CE">
        <w:rPr>
          <w:rFonts w:cs="Times New Roman"/>
        </w:rPr>
        <w:t xml:space="preserve">e potential partners are </w:t>
      </w:r>
      <w:r w:rsidR="000E7218">
        <w:rPr>
          <w:rFonts w:cs="Times New Roman"/>
        </w:rPr>
        <w:t>other</w:t>
      </w:r>
      <w:r w:rsidR="00763019" w:rsidRPr="009000CE">
        <w:rPr>
          <w:rFonts w:cs="Times New Roman"/>
        </w:rPr>
        <w:t xml:space="preserve"> males </w:t>
      </w:r>
      <w:r w:rsidR="003D77BD">
        <w:rPr>
          <w:rFonts w:cs="Times New Roman"/>
        </w:rPr>
        <w:t>(</w:t>
      </w:r>
      <w:r w:rsidR="00763019" w:rsidRPr="009000CE">
        <w:rPr>
          <w:rFonts w:cs="Times New Roman"/>
        </w:rPr>
        <w:t xml:space="preserve">who share the </w:t>
      </w:r>
      <w:r w:rsidR="000E7218">
        <w:rPr>
          <w:rFonts w:cs="Times New Roman"/>
        </w:rPr>
        <w:t>same preference</w:t>
      </w:r>
      <w:r w:rsidR="003D77BD">
        <w:rPr>
          <w:rFonts w:cs="Times New Roman"/>
        </w:rPr>
        <w:t>)</w:t>
      </w:r>
      <w:r w:rsidR="00280951">
        <w:rPr>
          <w:rFonts w:cs="Times New Roman"/>
        </w:rPr>
        <w:t xml:space="preserve"> </w:t>
      </w:r>
      <w:r w:rsidR="000E7218">
        <w:rPr>
          <w:rFonts w:cs="Times New Roman"/>
        </w:rPr>
        <w:t xml:space="preserve">compared to </w:t>
      </w:r>
      <w:r w:rsidR="00280951">
        <w:rPr>
          <w:rFonts w:cs="Times New Roman"/>
        </w:rPr>
        <w:t>when they are female</w:t>
      </w:r>
      <w:r w:rsidR="000E7218">
        <w:rPr>
          <w:rFonts w:cs="Times New Roman"/>
        </w:rPr>
        <w:t xml:space="preserve">s </w:t>
      </w:r>
      <w:r w:rsidR="003D77BD">
        <w:rPr>
          <w:rFonts w:cs="Times New Roman"/>
        </w:rPr>
        <w:t>(</w:t>
      </w:r>
      <w:r w:rsidR="000E7218">
        <w:rPr>
          <w:rFonts w:cs="Times New Roman"/>
        </w:rPr>
        <w:t xml:space="preserve">who have more </w:t>
      </w:r>
      <w:r w:rsidR="00F36641">
        <w:rPr>
          <w:rFonts w:cs="Times New Roman"/>
        </w:rPr>
        <w:t xml:space="preserve">restrictive </w:t>
      </w:r>
      <w:r w:rsidR="000E7218">
        <w:rPr>
          <w:rFonts w:cs="Times New Roman"/>
        </w:rPr>
        <w:t>preferences</w:t>
      </w:r>
      <w:r w:rsidR="00F36641">
        <w:rPr>
          <w:rFonts w:cs="Times New Roman"/>
        </w:rPr>
        <w:t>)</w:t>
      </w:r>
      <w:r w:rsidR="001B20A3" w:rsidRPr="009000CE">
        <w:rPr>
          <w:rFonts w:cs="Times New Roman"/>
        </w:rPr>
        <w:t>.</w:t>
      </w:r>
    </w:p>
    <w:p w14:paraId="77ABD5C7" w14:textId="3F18737D" w:rsidR="004C025A" w:rsidRDefault="00014CF4" w:rsidP="00840B65">
      <w:pPr>
        <w:ind w:firstLine="720"/>
      </w:pPr>
      <w:r w:rsidRPr="009000CE">
        <w:t>A second dimension to explore is how the population sex ratio influences these outcomes. By default</w:t>
      </w:r>
      <w:r w:rsidR="000D32A2">
        <w:t xml:space="preserve"> (i.e.</w:t>
      </w:r>
      <w:r w:rsidR="00350D14">
        <w:t>, when first downloaded from the book’s companion website</w:t>
      </w:r>
      <w:r w:rsidR="000D32A2">
        <w:t>)</w:t>
      </w:r>
      <w:r w:rsidRPr="009000CE">
        <w:t xml:space="preserve">, the model creates </w:t>
      </w:r>
      <w:r w:rsidRPr="009000CE">
        <w:lastRenderedPageBreak/>
        <w:t xml:space="preserve">an equal number of males and females, but you can alter this balance by adjusting the </w:t>
      </w:r>
      <w:r w:rsidRPr="009000CE">
        <w:rPr>
          <w:b/>
        </w:rPr>
        <w:t>number-of-male</w:t>
      </w:r>
      <w:r w:rsidR="00F36641">
        <w:rPr>
          <w:b/>
        </w:rPr>
        <w:t>s</w:t>
      </w:r>
      <w:r w:rsidRPr="009000CE">
        <w:t xml:space="preserve"> </w:t>
      </w:r>
      <w:r w:rsidR="00F36641">
        <w:t>slider</w:t>
      </w:r>
      <w:r w:rsidRPr="009000CE">
        <w:t xml:space="preserve">. </w:t>
      </w:r>
      <w:r w:rsidR="00D55F48" w:rsidRPr="009000CE">
        <w:t>You</w:t>
      </w:r>
      <w:r w:rsidRPr="009000CE">
        <w:t xml:space="preserve"> may wish to investigate how scarcity or</w:t>
      </w:r>
      <w:r w:rsidR="0089513B" w:rsidRPr="009000CE">
        <w:t xml:space="preserve"> </w:t>
      </w:r>
      <w:r w:rsidRPr="009000CE">
        <w:t xml:space="preserve">abundance of one sex changes the </w:t>
      </w:r>
      <w:r w:rsidR="00F36641">
        <w:t xml:space="preserve">size of the mating pool and/or the </w:t>
      </w:r>
      <w:r w:rsidR="00840B65">
        <w:t xml:space="preserve">agent’s </w:t>
      </w:r>
      <w:r w:rsidR="00E7610B" w:rsidRPr="009000CE">
        <w:t>short-term</w:t>
      </w:r>
      <w:r w:rsidRPr="009000CE">
        <w:t xml:space="preserve"> </w:t>
      </w:r>
      <w:r w:rsidR="00840B65">
        <w:t>mating behavior</w:t>
      </w:r>
      <w:r w:rsidRPr="009000CE">
        <w:t xml:space="preserve">. </w:t>
      </w:r>
      <w:r w:rsidR="0093747C">
        <w:t>Try</w:t>
      </w:r>
      <w:r w:rsidRPr="009000CE">
        <w:t xml:space="preserve"> decreas</w:t>
      </w:r>
      <w:r w:rsidR="00840B65">
        <w:t>ing</w:t>
      </w:r>
      <w:r w:rsidR="003D77BD">
        <w:t xml:space="preserve"> the</w:t>
      </w:r>
      <w:r w:rsidRPr="009000CE">
        <w:t xml:space="preserve"> </w:t>
      </w:r>
      <w:r w:rsidRPr="009000CE">
        <w:rPr>
          <w:b/>
        </w:rPr>
        <w:t>number-of-male</w:t>
      </w:r>
      <w:r w:rsidR="00840B65">
        <w:rPr>
          <w:b/>
        </w:rPr>
        <w:t>s</w:t>
      </w:r>
      <w:r w:rsidRPr="009000CE">
        <w:t xml:space="preserve"> while keeping</w:t>
      </w:r>
      <w:r w:rsidR="00840B65">
        <w:t xml:space="preserve"> the overall</w:t>
      </w:r>
      <w:r w:rsidRPr="009000CE">
        <w:t xml:space="preserve"> preference </w:t>
      </w:r>
      <w:r w:rsidR="00840B65">
        <w:t xml:space="preserve">pattern </w:t>
      </w:r>
      <w:r w:rsidRPr="009000CE">
        <w:t>constant</w:t>
      </w:r>
      <w:r w:rsidR="00BD0E91" w:rsidRPr="009000CE">
        <w:t xml:space="preserve">. </w:t>
      </w:r>
      <w:r w:rsidR="0093747C">
        <w:t>For instance,</w:t>
      </w:r>
      <w:r w:rsidR="00E2019A" w:rsidRPr="009000CE">
        <w:t xml:space="preserve"> </w:t>
      </w:r>
      <w:r w:rsidR="0093747C">
        <w:t>eliminat</w:t>
      </w:r>
      <w:r w:rsidR="003D77BD">
        <w:t>e</w:t>
      </w:r>
      <w:r w:rsidR="0093747C">
        <w:t xml:space="preserve"> all </w:t>
      </w:r>
      <w:r w:rsidR="00E2019A" w:rsidRPr="009000CE">
        <w:t xml:space="preserve">sex differences in </w:t>
      </w:r>
      <w:r w:rsidR="0093747C">
        <w:t xml:space="preserve">both </w:t>
      </w:r>
      <w:r w:rsidR="00780269">
        <w:t>willingness</w:t>
      </w:r>
      <w:r w:rsidR="0093747C">
        <w:t xml:space="preserve"> and desirability standards, then reduce the number of </w:t>
      </w:r>
      <w:r w:rsidR="00AE3A93">
        <w:t>males in the population by half or more.  You will see</w:t>
      </w:r>
      <w:r w:rsidR="00E2019A" w:rsidRPr="009000CE">
        <w:t xml:space="preserve"> </w:t>
      </w:r>
      <w:r w:rsidR="00BD7F65" w:rsidRPr="009000CE">
        <w:t xml:space="preserve">that </w:t>
      </w:r>
      <w:r w:rsidR="00E2019A" w:rsidRPr="009000CE">
        <w:t xml:space="preserve">males and females </w:t>
      </w:r>
      <w:r w:rsidR="00BD7F65" w:rsidRPr="009000CE">
        <w:t xml:space="preserve">can </w:t>
      </w:r>
      <w:r w:rsidR="00E2019A" w:rsidRPr="009000CE">
        <w:t xml:space="preserve">behave differently as a sheer consequence of </w:t>
      </w:r>
      <w:r w:rsidR="00AE3A93">
        <w:t>this</w:t>
      </w:r>
      <w:r w:rsidR="0092682B" w:rsidRPr="009000CE">
        <w:t xml:space="preserve"> </w:t>
      </w:r>
      <w:r w:rsidR="00E2019A" w:rsidRPr="009000CE">
        <w:t>skewed sex ratio.</w:t>
      </w:r>
      <w:r w:rsidR="0092682B" w:rsidRPr="009000CE">
        <w:t xml:space="preserve"> </w:t>
      </w:r>
      <w:r w:rsidRPr="009000CE">
        <w:t xml:space="preserve">Building on this, you can systematically examine how the sex ratio interacts with </w:t>
      </w:r>
      <w:r w:rsidR="00AE3A93">
        <w:t xml:space="preserve">differences in </w:t>
      </w:r>
      <w:r w:rsidRPr="009000CE">
        <w:t xml:space="preserve">the </w:t>
      </w:r>
      <w:r w:rsidR="00690127" w:rsidRPr="009000CE">
        <w:t xml:space="preserve">short-term mating preferences (see </w:t>
      </w:r>
      <w:r w:rsidR="00AE3A93">
        <w:t>also</w:t>
      </w:r>
      <w:r w:rsidR="00690127" w:rsidRPr="009000CE">
        <w:t xml:space="preserve"> below)</w:t>
      </w:r>
      <w:r w:rsidRPr="009000CE">
        <w:t xml:space="preserve">. </w:t>
      </w:r>
      <w:r w:rsidR="00785807" w:rsidRPr="009000CE">
        <w:t xml:space="preserve">This type of exploration helps </w:t>
      </w:r>
      <w:r w:rsidR="00AE3A93">
        <w:t xml:space="preserve">to </w:t>
      </w:r>
      <w:r w:rsidR="00785807" w:rsidRPr="009000CE">
        <w:t xml:space="preserve">clarify how structural factors like </w:t>
      </w:r>
      <w:r w:rsidR="001611BE">
        <w:t xml:space="preserve">population </w:t>
      </w:r>
      <w:r w:rsidR="00785807" w:rsidRPr="009000CE">
        <w:t>sex ratio can either amplify or dampen the behavioral expression of individual mating preferences.</w:t>
      </w:r>
    </w:p>
    <w:p w14:paraId="31B6B3E7" w14:textId="104F4AFF" w:rsidR="00F54D5A" w:rsidRDefault="00F54D5A" w:rsidP="009E08FF">
      <w:pPr>
        <w:ind w:firstLine="720"/>
        <w:contextualSpacing/>
      </w:pPr>
      <w:r w:rsidRPr="00F54D5A">
        <w:t xml:space="preserve">Finally, you may wish to explore the boundary conditions of the mating market by </w:t>
      </w:r>
      <w:r>
        <w:t>varying</w:t>
      </w:r>
      <w:r w:rsidRPr="00F54D5A">
        <w:t xml:space="preserve"> </w:t>
      </w:r>
      <w:r w:rsidRPr="00AE3A93">
        <w:rPr>
          <w:b/>
          <w:bCs/>
        </w:rPr>
        <w:t>movement</w:t>
      </w:r>
      <w:r w:rsidR="00AE3A93" w:rsidRPr="00AE3A93">
        <w:rPr>
          <w:b/>
          <w:bCs/>
        </w:rPr>
        <w:t>-</w:t>
      </w:r>
      <w:r w:rsidRPr="00AE3A93">
        <w:rPr>
          <w:b/>
          <w:bCs/>
        </w:rPr>
        <w:t>range</w:t>
      </w:r>
      <w:r>
        <w:t xml:space="preserve"> </w:t>
      </w:r>
      <w:r w:rsidRPr="00F54D5A">
        <w:t>and</w:t>
      </w:r>
      <w:r w:rsidR="00A6086B">
        <w:t xml:space="preserve"> </w:t>
      </w:r>
      <w:r w:rsidR="00AE3A93">
        <w:t xml:space="preserve">the </w:t>
      </w:r>
      <w:r w:rsidR="00780269">
        <w:t xml:space="preserve">propensity to </w:t>
      </w:r>
      <w:r w:rsidR="00AE3A93">
        <w:t xml:space="preserve">form </w:t>
      </w:r>
      <w:r w:rsidR="00A6086B">
        <w:t>long-term</w:t>
      </w:r>
      <w:r w:rsidRPr="00F54D5A">
        <w:t xml:space="preserve"> relationship</w:t>
      </w:r>
      <w:r w:rsidR="00780269">
        <w:t>s</w:t>
      </w:r>
      <w:r w:rsidR="009C3447">
        <w:t xml:space="preserve">, </w:t>
      </w:r>
      <w:r w:rsidR="009C3447" w:rsidRPr="00D85AAD">
        <w:rPr>
          <w:b/>
          <w:bCs/>
        </w:rPr>
        <w:t>long-term-likelihood</w:t>
      </w:r>
      <w:r w:rsidRPr="00F54D5A">
        <w:t xml:space="preserve">. The </w:t>
      </w:r>
      <w:r w:rsidR="009C3447">
        <w:t xml:space="preserve">latter </w:t>
      </w:r>
      <w:r w:rsidRPr="00F54D5A">
        <w:t xml:space="preserve">parameter </w:t>
      </w:r>
      <w:r w:rsidR="00D85AAD">
        <w:t>influences</w:t>
      </w:r>
      <w:r w:rsidRPr="00F54D5A">
        <w:t xml:space="preserve"> how quickly agents are removed from</w:t>
      </w:r>
      <w:r w:rsidR="004B2C5E">
        <w:t xml:space="preserve"> the pool of those</w:t>
      </w:r>
      <w:r w:rsidRPr="00F54D5A">
        <w:t xml:space="preserve"> active</w:t>
      </w:r>
      <w:r w:rsidR="004B2C5E">
        <w:t>ly</w:t>
      </w:r>
      <w:r w:rsidRPr="00F54D5A">
        <w:t xml:space="preserve"> </w:t>
      </w:r>
      <w:r w:rsidR="002340A8">
        <w:t>searching</w:t>
      </w:r>
      <w:r w:rsidR="008500F8">
        <w:t xml:space="preserve"> for a short-term mating partner</w:t>
      </w:r>
      <w:r w:rsidRPr="00F54D5A">
        <w:t xml:space="preserve">. By testing </w:t>
      </w:r>
      <w:r w:rsidR="00FB115F">
        <w:t xml:space="preserve">a range of </w:t>
      </w:r>
      <w:r w:rsidRPr="00F54D5A">
        <w:t>values</w:t>
      </w:r>
      <w:r w:rsidR="00FB115F">
        <w:t xml:space="preserve"> from</w:t>
      </w:r>
      <w:r w:rsidRPr="00F54D5A">
        <w:t xml:space="preserve"> 0 </w:t>
      </w:r>
      <w:r w:rsidR="00FB115F">
        <w:t xml:space="preserve">to </w:t>
      </w:r>
      <w:r w:rsidR="008500F8">
        <w:t>0.</w:t>
      </w:r>
      <w:r w:rsidR="00FB115F">
        <w:t>50</w:t>
      </w:r>
      <w:r w:rsidRPr="00F54D5A">
        <w:t xml:space="preserve">, you can identify the point at which long-term </w:t>
      </w:r>
      <w:r w:rsidR="009C3447">
        <w:t>coupling</w:t>
      </w:r>
      <w:r w:rsidRPr="00F54D5A">
        <w:t xml:space="preserve"> begins to significantly reduce the total </w:t>
      </w:r>
      <w:r w:rsidR="004B2C5E">
        <w:t>amount</w:t>
      </w:r>
      <w:r w:rsidRPr="00F54D5A">
        <w:t xml:space="preserve"> of short-term mating. </w:t>
      </w:r>
      <w:r w:rsidR="00FB115F">
        <w:t xml:space="preserve">Also notice whether </w:t>
      </w:r>
      <w:r w:rsidR="008500F8">
        <w:t xml:space="preserve">any </w:t>
      </w:r>
      <w:r w:rsidR="00FB115F">
        <w:t xml:space="preserve">sex differences </w:t>
      </w:r>
      <w:r w:rsidR="008500F8">
        <w:t xml:space="preserve">in mating behavior </w:t>
      </w:r>
      <w:r w:rsidR="00FB115F">
        <w:t xml:space="preserve">emerge at all </w:t>
      </w:r>
      <w:r w:rsidR="00C17555">
        <w:t xml:space="preserve">when you increase </w:t>
      </w:r>
      <w:r w:rsidR="00C17555" w:rsidRPr="00C17555">
        <w:rPr>
          <w:b/>
          <w:bCs/>
        </w:rPr>
        <w:t>long-term likelihood</w:t>
      </w:r>
      <w:r w:rsidR="00C17555">
        <w:t xml:space="preserve">, and if so, how quickly they emerge. </w:t>
      </w:r>
      <w:r w:rsidRPr="00F54D5A">
        <w:t xml:space="preserve">Similarly, the </w:t>
      </w:r>
      <w:r w:rsidRPr="004D7723">
        <w:rPr>
          <w:b/>
          <w:bCs/>
        </w:rPr>
        <w:t>movement-range</w:t>
      </w:r>
      <w:r w:rsidRPr="00F54D5A">
        <w:t xml:space="preserve"> parameter dictates the transition from a local neighborhood structure</w:t>
      </w:r>
      <w:r w:rsidR="00640417">
        <w:t xml:space="preserve"> of mate searching</w:t>
      </w:r>
      <w:r w:rsidRPr="00F54D5A">
        <w:t xml:space="preserve"> to a globally mixed market. Setting </w:t>
      </w:r>
      <w:r w:rsidRPr="009E0BAE">
        <w:rPr>
          <w:b/>
          <w:bCs/>
        </w:rPr>
        <w:t>movement-range</w:t>
      </w:r>
      <w:r w:rsidRPr="00F54D5A">
        <w:t xml:space="preserve"> to a very low value (e.g., 1) forces agents into repeated encounters with a </w:t>
      </w:r>
      <w:r w:rsidR="009E0BAE">
        <w:t xml:space="preserve">very </w:t>
      </w:r>
      <w:r w:rsidRPr="00F54D5A">
        <w:t xml:space="preserve">limited set of </w:t>
      </w:r>
      <w:r w:rsidR="009E0BAE">
        <w:t xml:space="preserve">nearby others.  Setting it to a very high value (e.g., 15) allows agents to </w:t>
      </w:r>
      <w:r w:rsidR="00E41BD8">
        <w:t xml:space="preserve">interact with a much larger percentage </w:t>
      </w:r>
      <w:r w:rsidR="00E41BD8">
        <w:lastRenderedPageBreak/>
        <w:t>of others in the population. Varying this parameter will</w:t>
      </w:r>
      <w:r w:rsidRPr="00F54D5A">
        <w:t xml:space="preserve"> allow you to see if the qualitative patterns reported in this chapter remain robust </w:t>
      </w:r>
      <w:r w:rsidR="00E41BD8">
        <w:t>under conditions of very local vs</w:t>
      </w:r>
      <w:r w:rsidRPr="00F54D5A">
        <w:t xml:space="preserve"> global mixing.</w:t>
      </w:r>
    </w:p>
    <w:p w14:paraId="4B6675B4" w14:textId="53E58CD9" w:rsidR="009E08FF" w:rsidRPr="00AE41AC" w:rsidRDefault="009E08FF" w:rsidP="009E08FF">
      <w:pPr>
        <w:contextualSpacing/>
        <w:rPr>
          <w:b/>
          <w:bCs/>
        </w:rPr>
      </w:pPr>
      <w:proofErr w:type="spellStart"/>
      <w:r w:rsidRPr="00AE41AC">
        <w:rPr>
          <w:b/>
          <w:bCs/>
        </w:rPr>
        <w:t>BehaviorSpace</w:t>
      </w:r>
      <w:proofErr w:type="spellEnd"/>
      <w:r w:rsidRPr="00AE41AC">
        <w:rPr>
          <w:b/>
          <w:bCs/>
        </w:rPr>
        <w:t xml:space="preserve"> and Systematic Experimentation</w:t>
      </w:r>
    </w:p>
    <w:p w14:paraId="17B89F30" w14:textId="46DFA84E" w:rsidR="00356811" w:rsidRDefault="009E08FF" w:rsidP="00AE41AC">
      <w:pPr>
        <w:contextualSpacing/>
        <w:rPr>
          <w:rFonts w:cs="Times New Roman"/>
          <w:iCs/>
        </w:rPr>
      </w:pPr>
      <w:r>
        <w:tab/>
        <w:t>Readers</w:t>
      </w:r>
      <w:r w:rsidR="00AE41AC">
        <w:t xml:space="preserve"> with just a little more </w:t>
      </w:r>
      <w:r w:rsidR="005E0D8E" w:rsidRPr="00AE41AC">
        <w:rPr>
          <w:rFonts w:cs="Times New Roman"/>
        </w:rPr>
        <w:t xml:space="preserve">experience can also explore the model using </w:t>
      </w:r>
      <w:proofErr w:type="spellStart"/>
      <w:r w:rsidR="005E0D8E" w:rsidRPr="00AE41AC">
        <w:rPr>
          <w:rFonts w:cs="Times New Roman"/>
        </w:rPr>
        <w:t>NetLogo’s</w:t>
      </w:r>
      <w:proofErr w:type="spellEnd"/>
      <w:r w:rsidR="005E0D8E" w:rsidRPr="00AE41AC">
        <w:rPr>
          <w:rFonts w:cs="Times New Roman"/>
        </w:rPr>
        <w:t xml:space="preserve"> </w:t>
      </w:r>
      <w:proofErr w:type="spellStart"/>
      <w:r w:rsidR="005E0D8E" w:rsidRPr="00AE41AC">
        <w:rPr>
          <w:rFonts w:cs="Times New Roman"/>
        </w:rPr>
        <w:t>BehaviorSpace</w:t>
      </w:r>
      <w:proofErr w:type="spellEnd"/>
      <w:r w:rsidR="005E0D8E" w:rsidRPr="00AE41AC">
        <w:rPr>
          <w:rFonts w:cs="Times New Roman"/>
        </w:rPr>
        <w:t xml:space="preserve"> tool. </w:t>
      </w:r>
      <w:r w:rsidR="000F417B" w:rsidRPr="00AE41AC">
        <w:rPr>
          <w:rFonts w:cs="Times New Roman"/>
        </w:rPr>
        <w:t xml:space="preserve">A </w:t>
      </w:r>
      <w:proofErr w:type="spellStart"/>
      <w:r w:rsidR="000F417B" w:rsidRPr="00AE41AC">
        <w:rPr>
          <w:rFonts w:cs="Times New Roman"/>
        </w:rPr>
        <w:t>BehaviorSpace</w:t>
      </w:r>
      <w:proofErr w:type="spellEnd"/>
      <w:r w:rsidR="000F417B" w:rsidRPr="00AE41AC">
        <w:rPr>
          <w:rFonts w:cs="Times New Roman"/>
        </w:rPr>
        <w:t xml:space="preserve"> experiment allows users to run the model a large number </w:t>
      </w:r>
      <w:r w:rsidR="00B531F5">
        <w:rPr>
          <w:rFonts w:cs="Times New Roman"/>
        </w:rPr>
        <w:t xml:space="preserve">of </w:t>
      </w:r>
      <w:r w:rsidR="000F417B" w:rsidRPr="00AE41AC">
        <w:rPr>
          <w:rFonts w:cs="Times New Roman"/>
        </w:rPr>
        <w:t>time</w:t>
      </w:r>
      <w:r w:rsidR="00B531F5">
        <w:rPr>
          <w:rFonts w:cs="Times New Roman"/>
        </w:rPr>
        <w:t>s</w:t>
      </w:r>
      <w:r w:rsidR="000F417B" w:rsidRPr="00AE41AC">
        <w:rPr>
          <w:rFonts w:cs="Times New Roman"/>
        </w:rPr>
        <w:t>, and output the results of each run to a file that can be read and analyzed using any popular spreadsheet program.</w:t>
      </w:r>
      <w:r w:rsidR="005E0D8E" w:rsidRPr="00AE41AC">
        <w:rPr>
          <w:rFonts w:cs="Times New Roman"/>
        </w:rPr>
        <w:t xml:space="preserve"> </w:t>
      </w:r>
      <w:r w:rsidR="000F417B" w:rsidRPr="00AE41AC">
        <w:rPr>
          <w:rFonts w:cs="Times New Roman"/>
        </w:rPr>
        <w:t>Users can decide to output</w:t>
      </w:r>
      <w:r w:rsidR="005E0D8E" w:rsidRPr="00AE41AC">
        <w:rPr>
          <w:rFonts w:cs="Times New Roman"/>
        </w:rPr>
        <w:t xml:space="preserve"> either </w:t>
      </w:r>
      <w:r w:rsidR="000F417B" w:rsidRPr="00AE41AC">
        <w:rPr>
          <w:rFonts w:cs="Times New Roman"/>
        </w:rPr>
        <w:t xml:space="preserve">the results produced </w:t>
      </w:r>
      <w:r w:rsidR="005E0D8E" w:rsidRPr="00AE41AC">
        <w:rPr>
          <w:rFonts w:cs="Times New Roman"/>
        </w:rPr>
        <w:t xml:space="preserve">at the end of </w:t>
      </w:r>
      <w:r w:rsidR="000F417B" w:rsidRPr="00AE41AC">
        <w:rPr>
          <w:rFonts w:cs="Times New Roman"/>
        </w:rPr>
        <w:t>each model run</w:t>
      </w:r>
      <w:r w:rsidR="005E0D8E" w:rsidRPr="00AE41AC">
        <w:rPr>
          <w:rFonts w:cs="Times New Roman"/>
        </w:rPr>
        <w:t xml:space="preserve"> or </w:t>
      </w:r>
      <w:r w:rsidR="007A3F4D">
        <w:rPr>
          <w:rFonts w:cs="Times New Roman"/>
        </w:rPr>
        <w:t>the</w:t>
      </w:r>
      <w:r w:rsidR="000F417B" w:rsidRPr="00AE41AC">
        <w:rPr>
          <w:rFonts w:cs="Times New Roman"/>
        </w:rPr>
        <w:t xml:space="preserve"> results for</w:t>
      </w:r>
      <w:r w:rsidR="005E0D8E" w:rsidRPr="00AE41AC">
        <w:rPr>
          <w:rFonts w:cs="Times New Roman"/>
        </w:rPr>
        <w:t xml:space="preserve"> each tick of </w:t>
      </w:r>
      <w:r w:rsidR="000F417B" w:rsidRPr="00AE41AC">
        <w:rPr>
          <w:rFonts w:cs="Times New Roman"/>
        </w:rPr>
        <w:t>each run. The latter will generate a much larger datafile, but also a</w:t>
      </w:r>
      <w:r w:rsidR="005E0D8E" w:rsidRPr="00AE41AC">
        <w:rPr>
          <w:rFonts w:cs="Times New Roman"/>
        </w:rPr>
        <w:t xml:space="preserve"> potentially richer </w:t>
      </w:r>
      <w:r w:rsidR="00C31B2A" w:rsidRPr="00AE41AC">
        <w:rPr>
          <w:rFonts w:cs="Times New Roman"/>
        </w:rPr>
        <w:t xml:space="preserve">source of </w:t>
      </w:r>
      <w:r w:rsidR="005E0D8E" w:rsidRPr="00AE41AC">
        <w:rPr>
          <w:rFonts w:cs="Times New Roman"/>
        </w:rPr>
        <w:t>information for analysis.</w:t>
      </w:r>
      <w:r w:rsidR="000F417B" w:rsidRPr="00AE41AC">
        <w:rPr>
          <w:rStyle w:val="FootnoteReference"/>
          <w:rFonts w:cs="Times New Roman"/>
        </w:rPr>
        <w:footnoteReference w:id="2"/>
      </w:r>
      <w:r w:rsidR="00356811" w:rsidRPr="00AE41AC">
        <w:rPr>
          <w:rFonts w:cs="Times New Roman"/>
        </w:rPr>
        <w:t xml:space="preserve"> </w:t>
      </w:r>
    </w:p>
    <w:p w14:paraId="6B3F1576" w14:textId="1180EF8F" w:rsidR="009E08FF" w:rsidRDefault="00AE41AC" w:rsidP="00AE41AC">
      <w:pPr>
        <w:contextualSpacing/>
        <w:rPr>
          <w:rFonts w:cs="Times New Roman"/>
        </w:rPr>
      </w:pPr>
      <w:r>
        <w:rPr>
          <w:rFonts w:cs="Times New Roman"/>
          <w:iCs/>
        </w:rPr>
        <w:tab/>
        <w:t>Here are</w:t>
      </w:r>
      <w:r w:rsidR="005E0D8E" w:rsidRPr="009000CE">
        <w:rPr>
          <w:rFonts w:cs="Times New Roman"/>
          <w:iCs/>
        </w:rPr>
        <w:t xml:space="preserve"> some possible directions you can explore. </w:t>
      </w:r>
      <w:r w:rsidR="00356811">
        <w:rPr>
          <w:rFonts w:cs="Times New Roman"/>
          <w:iCs/>
        </w:rPr>
        <w:t>One is</w:t>
      </w:r>
      <w:r w:rsidR="005E0D8E" w:rsidRPr="009000CE">
        <w:rPr>
          <w:rFonts w:cs="Times New Roman"/>
          <w:iCs/>
        </w:rPr>
        <w:t xml:space="preserve"> to </w:t>
      </w:r>
      <w:r w:rsidR="005E0D8E" w:rsidRPr="009000CE">
        <w:rPr>
          <w:rFonts w:cs="Times New Roman"/>
        </w:rPr>
        <w:t xml:space="preserve">reproduce the </w:t>
      </w:r>
      <w:r w:rsidR="00356811">
        <w:rPr>
          <w:rFonts w:cs="Times New Roman"/>
        </w:rPr>
        <w:t xml:space="preserve">main results reported in this </w:t>
      </w:r>
      <w:r w:rsidR="005E0D8E" w:rsidRPr="009000CE">
        <w:rPr>
          <w:rFonts w:cs="Times New Roman"/>
        </w:rPr>
        <w:t xml:space="preserve">chapter. The code for these experiments </w:t>
      </w:r>
      <w:r w:rsidR="005E0D8E">
        <w:rPr>
          <w:rFonts w:cs="Times New Roman"/>
        </w:rPr>
        <w:t>is</w:t>
      </w:r>
      <w:r w:rsidR="005E0D8E" w:rsidRPr="009000CE">
        <w:rPr>
          <w:rFonts w:cs="Times New Roman"/>
        </w:rPr>
        <w:t xml:space="preserve"> packaged with the model (go to </w:t>
      </w:r>
      <w:r w:rsidR="005E0D8E" w:rsidRPr="009000CE">
        <w:rPr>
          <w:rFonts w:cs="Times New Roman"/>
          <w:b/>
        </w:rPr>
        <w:t xml:space="preserve">Tools &gt;&gt; </w:t>
      </w:r>
      <w:proofErr w:type="spellStart"/>
      <w:r w:rsidR="005E0D8E" w:rsidRPr="009000CE">
        <w:rPr>
          <w:rFonts w:cs="Times New Roman"/>
          <w:b/>
          <w:iCs/>
        </w:rPr>
        <w:t>BehaviorSpace</w:t>
      </w:r>
      <w:proofErr w:type="spellEnd"/>
      <w:r w:rsidR="005E0D8E" w:rsidRPr="009000CE">
        <w:rPr>
          <w:rFonts w:cs="Times New Roman"/>
        </w:rPr>
        <w:t xml:space="preserve">). </w:t>
      </w:r>
      <w:r w:rsidR="00356811" w:rsidRPr="00356811">
        <w:rPr>
          <w:rFonts w:cs="Times New Roman"/>
        </w:rPr>
        <w:t xml:space="preserve">You will find there eight separate </w:t>
      </w:r>
      <w:proofErr w:type="spellStart"/>
      <w:r w:rsidR="00356811" w:rsidRPr="00356811">
        <w:rPr>
          <w:rFonts w:cs="Times New Roman"/>
        </w:rPr>
        <w:t>BehaviorSpace</w:t>
      </w:r>
      <w:proofErr w:type="spellEnd"/>
      <w:r w:rsidR="00356811" w:rsidRPr="00356811">
        <w:rPr>
          <w:rFonts w:cs="Times New Roman"/>
        </w:rPr>
        <w:t xml:space="preserve"> experiments, one for each of the four conditions in Experiment 1 (the heterosexual case), and one for each of the four conditions in Experiment 2 (the same-sex case). Each of these will run the model 2,500 times.  We recommend that you select “table” output when running them. After opening the output datafile in a spreadsheet program, compute the relevant means for each separate run (based on the counts and sums reported there), and then compute the grand means across all runs in the experiment.  Those grand means should closely approximate the values we reported here.</w:t>
      </w:r>
    </w:p>
    <w:p w14:paraId="661AE651" w14:textId="078C14BC" w:rsidR="005E0D8E" w:rsidRPr="00D726F0" w:rsidRDefault="00AE41AC" w:rsidP="00821F31">
      <w:pPr>
        <w:contextualSpacing/>
        <w:rPr>
          <w:rFonts w:cs="Times New Roman"/>
          <w:bCs/>
        </w:rPr>
      </w:pPr>
      <w:r>
        <w:rPr>
          <w:rFonts w:cs="Times New Roman"/>
        </w:rPr>
        <w:tab/>
        <w:t xml:space="preserve">Using </w:t>
      </w:r>
      <w:proofErr w:type="spellStart"/>
      <w:r>
        <w:rPr>
          <w:rFonts w:cs="Times New Roman"/>
        </w:rPr>
        <w:t>BehaviorSpace</w:t>
      </w:r>
      <w:proofErr w:type="spellEnd"/>
      <w:r>
        <w:rPr>
          <w:rFonts w:cs="Times New Roman"/>
        </w:rPr>
        <w:t xml:space="preserve"> you</w:t>
      </w:r>
      <w:r w:rsidR="001339C6" w:rsidRPr="009000CE">
        <w:rPr>
          <w:rFonts w:cs="Times New Roman"/>
        </w:rPr>
        <w:t xml:space="preserve"> can also explore new parameter combinations or </w:t>
      </w:r>
      <w:r w:rsidR="007A3F4D">
        <w:rPr>
          <w:rFonts w:cs="Times New Roman"/>
        </w:rPr>
        <w:t>examine</w:t>
      </w:r>
      <w:r w:rsidR="001339C6" w:rsidRPr="009000CE">
        <w:rPr>
          <w:rFonts w:cs="Times New Roman"/>
        </w:rPr>
        <w:t xml:space="preserve"> measures beyond the scope of this chapter.</w:t>
      </w:r>
      <w:r w:rsidR="001339C6">
        <w:rPr>
          <w:rFonts w:cs="Times New Roman"/>
        </w:rPr>
        <w:t xml:space="preserve"> </w:t>
      </w:r>
      <w:r w:rsidR="005E0D8E" w:rsidRPr="009000CE">
        <w:rPr>
          <w:rFonts w:cs="Times New Roman"/>
        </w:rPr>
        <w:t xml:space="preserve">For example, </w:t>
      </w:r>
      <w:r w:rsidR="005E0D8E">
        <w:rPr>
          <w:rFonts w:cs="Times New Roman"/>
        </w:rPr>
        <w:t>you</w:t>
      </w:r>
      <w:r w:rsidR="005E0D8E" w:rsidRPr="009000CE">
        <w:rPr>
          <w:rFonts w:cs="Times New Roman"/>
        </w:rPr>
        <w:t xml:space="preserve"> can systematically vary </w:t>
      </w:r>
      <w:r w:rsidR="001339C6">
        <w:rPr>
          <w:rFonts w:cs="Times New Roman"/>
        </w:rPr>
        <w:t xml:space="preserve">the </w:t>
      </w:r>
      <w:r w:rsidR="005E0D8E" w:rsidRPr="009000CE">
        <w:rPr>
          <w:rFonts w:cs="Times New Roman"/>
          <w:b/>
        </w:rPr>
        <w:t>number-of-male</w:t>
      </w:r>
      <w:r w:rsidR="001339C6">
        <w:rPr>
          <w:rFonts w:cs="Times New Roman"/>
          <w:b/>
          <w:bCs/>
        </w:rPr>
        <w:t>s</w:t>
      </w:r>
      <w:r w:rsidR="005E0D8E" w:rsidRPr="009000CE">
        <w:rPr>
          <w:rFonts w:cs="Times New Roman"/>
        </w:rPr>
        <w:t xml:space="preserve"> </w:t>
      </w:r>
      <w:r w:rsidR="001339C6">
        <w:rPr>
          <w:rFonts w:cs="Times New Roman"/>
        </w:rPr>
        <w:t xml:space="preserve">parameter </w:t>
      </w:r>
      <w:r w:rsidR="005E0D8E" w:rsidRPr="009000CE">
        <w:rPr>
          <w:rFonts w:cs="Times New Roman"/>
        </w:rPr>
        <w:t xml:space="preserve">and examine the effect of population sex ratio. </w:t>
      </w:r>
      <w:r w:rsidR="005E0D8E">
        <w:rPr>
          <w:rFonts w:cs="Times New Roman"/>
        </w:rPr>
        <w:t>In</w:t>
      </w:r>
      <w:r w:rsidR="005E0D8E" w:rsidRPr="009000CE">
        <w:rPr>
          <w:rFonts w:cs="Times New Roman"/>
        </w:rPr>
        <w:t xml:space="preserve"> a male-biased </w:t>
      </w:r>
      <w:r w:rsidR="00203046">
        <w:rPr>
          <w:rFonts w:cs="Times New Roman"/>
        </w:rPr>
        <w:t>(</w:t>
      </w:r>
      <w:r w:rsidR="005E0D8E">
        <w:rPr>
          <w:rFonts w:cs="Times New Roman"/>
        </w:rPr>
        <w:t>vs. female-biased</w:t>
      </w:r>
      <w:r w:rsidR="001339C6">
        <w:rPr>
          <w:rFonts w:cs="Times New Roman"/>
        </w:rPr>
        <w:t>)</w:t>
      </w:r>
      <w:r w:rsidR="005E0D8E">
        <w:rPr>
          <w:rFonts w:cs="Times New Roman"/>
        </w:rPr>
        <w:t xml:space="preserve"> population</w:t>
      </w:r>
      <w:r w:rsidR="005E0D8E" w:rsidRPr="009000CE">
        <w:rPr>
          <w:rFonts w:cs="Times New Roman"/>
        </w:rPr>
        <w:t xml:space="preserve">, do higher female </w:t>
      </w:r>
      <w:r w:rsidR="001339C6">
        <w:rPr>
          <w:rFonts w:cs="Times New Roman"/>
        </w:rPr>
        <w:t>desirability standards</w:t>
      </w:r>
      <w:r w:rsidR="005E0D8E" w:rsidRPr="009000CE">
        <w:rPr>
          <w:rFonts w:cs="Times New Roman"/>
        </w:rPr>
        <w:t xml:space="preserve"> </w:t>
      </w:r>
      <w:r w:rsidR="00D726F0">
        <w:rPr>
          <w:rFonts w:cs="Times New Roman"/>
        </w:rPr>
        <w:t xml:space="preserve">usually </w:t>
      </w:r>
      <w:r w:rsidR="005E0D8E" w:rsidRPr="009000CE">
        <w:rPr>
          <w:rFonts w:cs="Times New Roman"/>
        </w:rPr>
        <w:t xml:space="preserve">result in an even </w:t>
      </w:r>
      <w:r w:rsidR="005E0D8E" w:rsidRPr="009000CE">
        <w:rPr>
          <w:rFonts w:cs="Times New Roman"/>
        </w:rPr>
        <w:lastRenderedPageBreak/>
        <w:t xml:space="preserve">more concentrated mating pool for males, or does the demographic imbalance </w:t>
      </w:r>
      <w:r w:rsidR="00D726F0">
        <w:rPr>
          <w:rFonts w:cs="Times New Roman"/>
        </w:rPr>
        <w:t xml:space="preserve">typically </w:t>
      </w:r>
      <w:r w:rsidR="005E0D8E" w:rsidRPr="009000CE">
        <w:rPr>
          <w:rFonts w:cs="Times New Roman"/>
        </w:rPr>
        <w:t>overwhelm the effects of individual standards?</w:t>
      </w:r>
      <w:ins w:id="39" w:author="Yurun Ying [2]" w:date="2026-04-22T15:53:00Z">
        <w:r w:rsidR="00F5690B">
          <w:rPr>
            <w:rFonts w:cs="Times New Roman"/>
          </w:rPr>
          <w:t xml:space="preserve"> How does a skewed sex ratio affect the sex differences in </w:t>
        </w:r>
      </w:ins>
      <w:ins w:id="40" w:author="Yurun Ying [2]" w:date="2026-04-22T15:54:00Z">
        <w:r w:rsidR="00F5690B">
          <w:rPr>
            <w:rFonts w:cs="Times New Roman"/>
          </w:rPr>
          <w:t>mean</w:t>
        </w:r>
      </w:ins>
      <w:r w:rsidR="005E0D8E" w:rsidRPr="009000CE">
        <w:rPr>
          <w:rFonts w:cs="Times New Roman"/>
        </w:rPr>
        <w:t xml:space="preserve"> </w:t>
      </w:r>
      <w:commentRangeStart w:id="41"/>
      <w:del w:id="42" w:author="Yurun Ying [2]" w:date="2026-04-22T15:54:00Z">
        <w:r w:rsidR="005E0D8E" w:rsidRPr="009000CE" w:rsidDel="00F5690B">
          <w:rPr>
            <w:rFonts w:cs="Times New Roman"/>
          </w:rPr>
          <w:delText xml:space="preserve">You might also </w:delText>
        </w:r>
        <w:r w:rsidR="00D726F0" w:rsidDel="00F5690B">
          <w:rPr>
            <w:rFonts w:cs="Times New Roman"/>
          </w:rPr>
          <w:delText>explore the effect of demographic imbalances on</w:delText>
        </w:r>
        <w:r w:rsidR="005E0D8E" w:rsidRPr="009000CE" w:rsidDel="00F5690B">
          <w:rPr>
            <w:rFonts w:cs="Times New Roman"/>
          </w:rPr>
          <w:delText xml:space="preserve"> </w:delText>
        </w:r>
      </w:del>
      <w:r w:rsidR="005E0D8E" w:rsidRPr="009000CE">
        <w:rPr>
          <w:rFonts w:cs="Times New Roman"/>
          <w:i/>
          <w:iCs/>
          <w:highlight w:val="lightGray"/>
        </w:rPr>
        <w:t>s</w:t>
      </w:r>
      <w:r w:rsidR="005E0D8E" w:rsidRPr="00D726F0">
        <w:rPr>
          <w:rFonts w:ascii="Courier New" w:hAnsi="Courier New" w:cs="Courier New"/>
          <w:bCs/>
          <w:i/>
          <w:iCs/>
          <w:highlight w:val="lightGray"/>
        </w:rPr>
        <w:t>hort-term-count</w:t>
      </w:r>
      <w:r w:rsidR="005E0D8E" w:rsidRPr="00D726F0">
        <w:rPr>
          <w:rFonts w:eastAsiaTheme="majorEastAsia" w:cs="Times New Roman"/>
          <w:bCs/>
        </w:rPr>
        <w:t xml:space="preserve"> and </w:t>
      </w:r>
      <w:r w:rsidR="005E0D8E" w:rsidRPr="00D726F0">
        <w:rPr>
          <w:rFonts w:ascii="Courier New" w:hAnsi="Courier New" w:cs="Courier New"/>
          <w:bCs/>
          <w:i/>
          <w:iCs/>
          <w:highlight w:val="lightGray"/>
        </w:rPr>
        <w:t>number-of-short-partner</w:t>
      </w:r>
      <w:r w:rsidR="00D726F0" w:rsidRPr="00D726F0">
        <w:rPr>
          <w:rFonts w:ascii="Courier New" w:hAnsi="Courier New" w:cs="Courier New"/>
          <w:bCs/>
          <w:i/>
          <w:iCs/>
          <w:highlight w:val="lightGray"/>
        </w:rPr>
        <w:t>s</w:t>
      </w:r>
      <w:del w:id="43" w:author="Yurun Ying [2]" w:date="2026-04-22T15:54:00Z">
        <w:r w:rsidR="005E0D8E" w:rsidRPr="009000CE" w:rsidDel="00F5690B">
          <w:rPr>
            <w:rFonts w:cs="Times New Roman"/>
          </w:rPr>
          <w:delText xml:space="preserve"> </w:delText>
        </w:r>
      </w:del>
      <w:ins w:id="44" w:author="Yurun Ying [2]" w:date="2026-04-22T15:54:00Z">
        <w:r w:rsidR="00F5690B">
          <w:rPr>
            <w:rFonts w:cs="Times New Roman"/>
          </w:rPr>
          <w:t>?</w:t>
        </w:r>
      </w:ins>
      <w:del w:id="45" w:author="Yurun Ying [2]" w:date="2026-04-22T15:54:00Z">
        <w:r w:rsidR="005E0D8E" w:rsidRPr="009000CE" w:rsidDel="00F5690B">
          <w:rPr>
            <w:rFonts w:cs="Times New Roman"/>
          </w:rPr>
          <w:delText>to see if a skewed sex ratio leads to greater inequality in mating success within one sex compared to the other</w:delText>
        </w:r>
        <w:commentRangeEnd w:id="41"/>
        <w:r w:rsidR="00751B7B" w:rsidRPr="009000CE" w:rsidDel="00F5690B">
          <w:rPr>
            <w:rStyle w:val="CommentReference"/>
            <w:rFonts w:cs="Times New Roman"/>
            <w:sz w:val="24"/>
            <w:szCs w:val="22"/>
          </w:rPr>
          <w:commentReference w:id="41"/>
        </w:r>
        <w:r w:rsidR="005E0D8E" w:rsidRPr="009000CE" w:rsidDel="00F5690B">
          <w:rPr>
            <w:rFonts w:cs="Times New Roman"/>
          </w:rPr>
          <w:delText>.</w:delText>
        </w:r>
      </w:del>
    </w:p>
    <w:p w14:paraId="1635372B" w14:textId="73357D75" w:rsidR="004C025A" w:rsidRPr="00E41BD8" w:rsidRDefault="00000000" w:rsidP="00AE41AC">
      <w:pPr>
        <w:pStyle w:val="Heading3"/>
        <w:spacing w:before="0"/>
        <w:rPr>
          <w:rFonts w:ascii="Times New Roman" w:hAnsi="Times New Roman" w:cs="Times New Roman"/>
          <w:b/>
          <w:bCs w:val="0"/>
          <w:i/>
          <w:iCs/>
        </w:rPr>
      </w:pPr>
      <w:r w:rsidRPr="00E41BD8">
        <w:rPr>
          <w:rFonts w:ascii="Times New Roman" w:hAnsi="Times New Roman" w:cs="Times New Roman"/>
          <w:b/>
          <w:bCs w:val="0"/>
          <w:i/>
          <w:iCs/>
        </w:rPr>
        <w:t>Simple Code Modifications</w:t>
      </w:r>
    </w:p>
    <w:p w14:paraId="0EDA033C" w14:textId="058989E4" w:rsidR="004C025A" w:rsidRPr="009000CE" w:rsidRDefault="009644BD" w:rsidP="00AE41AC">
      <w:pPr>
        <w:ind w:firstLine="720"/>
        <w:rPr>
          <w:rFonts w:cs="Times New Roman"/>
        </w:rPr>
      </w:pPr>
      <w:r>
        <w:rPr>
          <w:rFonts w:cs="Times New Roman"/>
        </w:rPr>
        <w:t>Finally, w</w:t>
      </w:r>
      <w:r w:rsidR="00FE5DCB" w:rsidRPr="009000CE">
        <w:rPr>
          <w:rFonts w:cs="Times New Roman"/>
        </w:rPr>
        <w:t>e encourage readers</w:t>
      </w:r>
      <w:r w:rsidR="0055510B">
        <w:rPr>
          <w:rFonts w:cs="Times New Roman"/>
        </w:rPr>
        <w:t xml:space="preserve"> who are</w:t>
      </w:r>
      <w:r w:rsidR="00FE5DCB" w:rsidRPr="009000CE">
        <w:rPr>
          <w:rFonts w:cs="Times New Roman"/>
        </w:rPr>
        <w:t xml:space="preserve"> comfortable with coding to </w:t>
      </w:r>
      <w:r w:rsidR="0055510B">
        <w:rPr>
          <w:rFonts w:cs="Times New Roman"/>
        </w:rPr>
        <w:t>ex</w:t>
      </w:r>
      <w:r w:rsidR="00E44884">
        <w:rPr>
          <w:rFonts w:cs="Times New Roman"/>
        </w:rPr>
        <w:t>plore</w:t>
      </w:r>
      <w:r w:rsidR="00FE5DCB" w:rsidRPr="009000CE">
        <w:rPr>
          <w:rFonts w:cs="Times New Roman"/>
        </w:rPr>
        <w:t xml:space="preserve"> </w:t>
      </w:r>
      <w:r w:rsidR="000B0462" w:rsidRPr="009000CE">
        <w:rPr>
          <w:rFonts w:cs="Times New Roman"/>
        </w:rPr>
        <w:t xml:space="preserve">and modify </w:t>
      </w:r>
      <w:r w:rsidR="00FE5DCB" w:rsidRPr="009000CE">
        <w:rPr>
          <w:rFonts w:cs="Times New Roman"/>
        </w:rPr>
        <w:t xml:space="preserve">the code underlying the model. </w:t>
      </w:r>
      <w:r w:rsidR="0055510B">
        <w:rPr>
          <w:rFonts w:cs="Times New Roman"/>
        </w:rPr>
        <w:t>For example, i</w:t>
      </w:r>
      <w:r w:rsidR="00FE5DCB" w:rsidRPr="009000CE">
        <w:rPr>
          <w:rFonts w:cs="Times New Roman"/>
        </w:rPr>
        <w:t xml:space="preserve">n the baseline model, </w:t>
      </w:r>
      <w:r w:rsidR="00BE326B">
        <w:rPr>
          <w:rFonts w:cs="Times New Roman"/>
        </w:rPr>
        <w:t>the probability of two agents forming a long-term relationship is controlled by</w:t>
      </w:r>
      <w:r w:rsidR="00FE5DCB" w:rsidRPr="009000CE">
        <w:rPr>
          <w:rFonts w:cs="Times New Roman"/>
        </w:rPr>
        <w:t xml:space="preserve"> a single global probability</w:t>
      </w:r>
      <w:r w:rsidR="00BE326B">
        <w:rPr>
          <w:rFonts w:cs="Times New Roman"/>
        </w:rPr>
        <w:t xml:space="preserve"> set by the </w:t>
      </w:r>
      <w:r w:rsidR="00BE326B" w:rsidRPr="00BE326B">
        <w:rPr>
          <w:rFonts w:cs="Times New Roman"/>
          <w:b/>
          <w:bCs/>
        </w:rPr>
        <w:t>long-term-probability</w:t>
      </w:r>
      <w:r w:rsidR="00BE326B">
        <w:rPr>
          <w:rFonts w:cs="Times New Roman"/>
        </w:rPr>
        <w:t xml:space="preserve"> slider on the model’s interface</w:t>
      </w:r>
      <w:r w:rsidR="00FE5DCB" w:rsidRPr="009000CE">
        <w:rPr>
          <w:rFonts w:cs="Times New Roman"/>
        </w:rPr>
        <w:t xml:space="preserve">. One alternative is to </w:t>
      </w:r>
      <w:r w:rsidR="004E1E7B" w:rsidRPr="009000CE">
        <w:rPr>
          <w:rFonts w:cs="Times New Roman"/>
        </w:rPr>
        <w:t xml:space="preserve">make long-term </w:t>
      </w:r>
      <w:r w:rsidR="008B1B02" w:rsidRPr="009000CE">
        <w:rPr>
          <w:rFonts w:cs="Times New Roman"/>
        </w:rPr>
        <w:t>relationship</w:t>
      </w:r>
      <w:r w:rsidR="004E1E7B" w:rsidRPr="009000CE">
        <w:rPr>
          <w:rFonts w:cs="Times New Roman"/>
        </w:rPr>
        <w:t xml:space="preserve"> formation </w:t>
      </w:r>
      <w:r w:rsidR="00891396" w:rsidRPr="009000CE">
        <w:rPr>
          <w:rFonts w:cs="Times New Roman"/>
        </w:rPr>
        <w:t>agent driven</w:t>
      </w:r>
      <w:r w:rsidR="004E1E7B" w:rsidRPr="009000CE">
        <w:rPr>
          <w:rFonts w:cs="Times New Roman"/>
        </w:rPr>
        <w:t xml:space="preserve">. </w:t>
      </w:r>
      <w:r w:rsidR="007E200B" w:rsidRPr="009000CE">
        <w:rPr>
          <w:rFonts w:cs="Times New Roman"/>
        </w:rPr>
        <w:t>You</w:t>
      </w:r>
      <w:r w:rsidR="002B2E22" w:rsidRPr="009000CE">
        <w:rPr>
          <w:rFonts w:cs="Times New Roman"/>
        </w:rPr>
        <w:t xml:space="preserve"> </w:t>
      </w:r>
      <w:r w:rsidR="00BE326B">
        <w:rPr>
          <w:rFonts w:cs="Times New Roman"/>
        </w:rPr>
        <w:t>might</w:t>
      </w:r>
      <w:r w:rsidR="002B2E22" w:rsidRPr="009000CE">
        <w:rPr>
          <w:rFonts w:cs="Times New Roman"/>
        </w:rPr>
        <w:t xml:space="preserve"> give</w:t>
      </w:r>
      <w:r w:rsidR="00FE5DCB" w:rsidRPr="009000CE">
        <w:rPr>
          <w:rFonts w:cs="Times New Roman"/>
        </w:rPr>
        <w:t xml:space="preserve"> each </w:t>
      </w:r>
      <w:r w:rsidR="00B51B0C" w:rsidRPr="009000CE">
        <w:rPr>
          <w:rFonts w:cs="Times New Roman"/>
        </w:rPr>
        <w:t>agent</w:t>
      </w:r>
      <w:r w:rsidR="00FE5DCB" w:rsidRPr="009000CE">
        <w:rPr>
          <w:rFonts w:cs="Times New Roman"/>
        </w:rPr>
        <w:t xml:space="preserve"> its own long-term propensity</w:t>
      </w:r>
      <w:r w:rsidR="00A333EB" w:rsidRPr="009000CE">
        <w:rPr>
          <w:rFonts w:cs="Times New Roman"/>
        </w:rPr>
        <w:t xml:space="preserve"> (</w:t>
      </w:r>
      <w:r w:rsidR="00E12007" w:rsidRPr="009000CE">
        <w:rPr>
          <w:rFonts w:cs="Times New Roman"/>
        </w:rPr>
        <w:t>possibly</w:t>
      </w:r>
      <w:r w:rsidR="00A333EB" w:rsidRPr="009000CE">
        <w:rPr>
          <w:rFonts w:cs="Times New Roman"/>
        </w:rPr>
        <w:t xml:space="preserve"> different between sexes)</w:t>
      </w:r>
      <w:r w:rsidR="00FE5DCB" w:rsidRPr="009000CE">
        <w:rPr>
          <w:rFonts w:cs="Times New Roman"/>
        </w:rPr>
        <w:t xml:space="preserve"> and require mutual agreement. </w:t>
      </w:r>
      <w:r w:rsidR="00BA53C6">
        <w:rPr>
          <w:rFonts w:cs="Times New Roman"/>
        </w:rPr>
        <w:t>To do this</w:t>
      </w:r>
      <w:r w:rsidR="00FE5DCB" w:rsidRPr="009000CE">
        <w:rPr>
          <w:rFonts w:cs="Times New Roman"/>
        </w:rPr>
        <w:t xml:space="preserve">, you could </w:t>
      </w:r>
      <w:r w:rsidR="00BA53C6">
        <w:rPr>
          <w:rFonts w:cs="Times New Roman"/>
        </w:rPr>
        <w:t xml:space="preserve">delete the </w:t>
      </w:r>
      <w:r w:rsidR="00BA53C6" w:rsidRPr="00BE326B">
        <w:rPr>
          <w:rFonts w:cs="Times New Roman"/>
          <w:b/>
          <w:bCs/>
        </w:rPr>
        <w:t>long-term-probability</w:t>
      </w:r>
      <w:r w:rsidR="00BA53C6">
        <w:rPr>
          <w:rFonts w:cs="Times New Roman"/>
        </w:rPr>
        <w:t xml:space="preserve"> slider</w:t>
      </w:r>
      <w:r w:rsidR="00BA53C6" w:rsidRPr="009000CE">
        <w:rPr>
          <w:rFonts w:cs="Times New Roman"/>
        </w:rPr>
        <w:t xml:space="preserve"> </w:t>
      </w:r>
      <w:r w:rsidR="00BA53C6">
        <w:rPr>
          <w:rFonts w:cs="Times New Roman"/>
        </w:rPr>
        <w:t>from the model interface</w:t>
      </w:r>
      <w:r>
        <w:rPr>
          <w:rFonts w:cs="Times New Roman"/>
        </w:rPr>
        <w:t xml:space="preserve"> (</w:t>
      </w:r>
      <w:r w:rsidR="00A473A4">
        <w:rPr>
          <w:rFonts w:cs="Times New Roman"/>
        </w:rPr>
        <w:t xml:space="preserve">which, by definition, is a </w:t>
      </w:r>
      <w:r>
        <w:rPr>
          <w:rFonts w:cs="Times New Roman"/>
        </w:rPr>
        <w:t>global variable)</w:t>
      </w:r>
      <w:r w:rsidR="00BA53C6">
        <w:rPr>
          <w:rFonts w:cs="Times New Roman"/>
        </w:rPr>
        <w:t xml:space="preserve">, </w:t>
      </w:r>
      <w:r w:rsidR="004E43B7">
        <w:rPr>
          <w:rFonts w:cs="Times New Roman"/>
        </w:rPr>
        <w:t>and</w:t>
      </w:r>
      <w:r w:rsidR="00BA53C6">
        <w:rPr>
          <w:rFonts w:cs="Times New Roman"/>
        </w:rPr>
        <w:t xml:space="preserve"> </w:t>
      </w:r>
      <w:r w:rsidR="00FE5DCB" w:rsidRPr="009000CE">
        <w:rPr>
          <w:rFonts w:cs="Times New Roman"/>
        </w:rPr>
        <w:t>create a</w:t>
      </w:r>
      <w:r w:rsidR="004E43B7">
        <w:rPr>
          <w:rFonts w:cs="Times New Roman"/>
        </w:rPr>
        <w:t xml:space="preserve"> new</w:t>
      </w:r>
      <w:r w:rsidR="00FE5DCB" w:rsidRPr="009000CE">
        <w:rPr>
          <w:rFonts w:cs="Times New Roman"/>
        </w:rPr>
        <w:t xml:space="preserve"> </w:t>
      </w:r>
      <w:r w:rsidR="004E43B7" w:rsidRPr="009E4098">
        <w:rPr>
          <w:rFonts w:ascii="Courier New" w:hAnsi="Courier New" w:cs="Courier New"/>
          <w:i/>
          <w:iCs/>
          <w:highlight w:val="lightGray"/>
        </w:rPr>
        <w:t>turtles-own</w:t>
      </w:r>
      <w:r w:rsidR="004E43B7" w:rsidRPr="009000CE">
        <w:rPr>
          <w:rFonts w:cs="Times New Roman"/>
        </w:rPr>
        <w:t xml:space="preserve"> </w:t>
      </w:r>
      <w:r w:rsidR="00FE5DCB" w:rsidRPr="009000CE">
        <w:rPr>
          <w:rFonts w:cs="Times New Roman"/>
        </w:rPr>
        <w:t>variable</w:t>
      </w:r>
      <w:r w:rsidR="004E43B7">
        <w:rPr>
          <w:rFonts w:cs="Times New Roman"/>
        </w:rPr>
        <w:t xml:space="preserve"> called</w:t>
      </w:r>
      <w:r w:rsidR="00FE5DCB" w:rsidRPr="009000CE">
        <w:rPr>
          <w:rFonts w:cs="Times New Roman"/>
        </w:rPr>
        <w:t xml:space="preserve"> </w:t>
      </w:r>
      <w:r w:rsidR="00BC2C63" w:rsidRPr="00587059">
        <w:rPr>
          <w:rFonts w:ascii="Courier New" w:hAnsi="Courier New" w:cs="Courier New"/>
          <w:i/>
          <w:iCs/>
          <w:highlight w:val="lightGray"/>
        </w:rPr>
        <w:t>long-term-likelihood</w:t>
      </w:r>
      <w:r w:rsidR="004E43B7">
        <w:rPr>
          <w:rFonts w:cs="Times New Roman"/>
        </w:rPr>
        <w:t>.</w:t>
      </w:r>
      <w:r w:rsidR="00FE5DCB" w:rsidRPr="009000CE">
        <w:rPr>
          <w:rFonts w:cs="Times New Roman"/>
        </w:rPr>
        <w:t xml:space="preserve"> </w:t>
      </w:r>
      <w:r w:rsidR="004E43B7">
        <w:rPr>
          <w:rFonts w:cs="Times New Roman"/>
        </w:rPr>
        <w:t>A</w:t>
      </w:r>
      <w:r w:rsidR="00FE5DCB" w:rsidRPr="009000CE">
        <w:rPr>
          <w:rFonts w:cs="Times New Roman"/>
        </w:rPr>
        <w:t>ssign</w:t>
      </w:r>
      <w:r w:rsidR="004E43B7">
        <w:rPr>
          <w:rFonts w:cs="Times New Roman"/>
        </w:rPr>
        <w:t xml:space="preserve"> that new variable a value</w:t>
      </w:r>
      <w:r w:rsidR="00FE5DCB" w:rsidRPr="009000CE">
        <w:rPr>
          <w:rFonts w:cs="Times New Roman"/>
        </w:rPr>
        <w:t xml:space="preserve"> at setup</w:t>
      </w:r>
      <w:r w:rsidR="00D32799" w:rsidRPr="009000CE">
        <w:rPr>
          <w:rFonts w:cs="Times New Roman"/>
        </w:rPr>
        <w:t xml:space="preserve"> according to the values of </w:t>
      </w:r>
      <w:r w:rsidR="00D851C4" w:rsidRPr="009000CE">
        <w:rPr>
          <w:rFonts w:cs="Times New Roman"/>
        </w:rPr>
        <w:t xml:space="preserve">two new </w:t>
      </w:r>
      <w:r w:rsidR="001A5B8B">
        <w:rPr>
          <w:rFonts w:cs="Times New Roman"/>
        </w:rPr>
        <w:t xml:space="preserve">interface </w:t>
      </w:r>
      <w:r w:rsidR="004E43B7">
        <w:rPr>
          <w:rFonts w:cs="Times New Roman"/>
        </w:rPr>
        <w:t>sliders</w:t>
      </w:r>
      <w:r w:rsidR="00D851C4" w:rsidRPr="009000CE">
        <w:rPr>
          <w:rFonts w:cs="Times New Roman"/>
        </w:rPr>
        <w:t xml:space="preserve"> </w:t>
      </w:r>
      <w:r w:rsidR="00D32799" w:rsidRPr="009000CE">
        <w:rPr>
          <w:rFonts w:cs="Times New Roman"/>
          <w:b/>
          <w:bCs/>
        </w:rPr>
        <w:t>male-long-term-likelihood</w:t>
      </w:r>
      <w:r w:rsidR="00D32799" w:rsidRPr="009000CE">
        <w:rPr>
          <w:rFonts w:cs="Times New Roman"/>
        </w:rPr>
        <w:t xml:space="preserve"> and </w:t>
      </w:r>
      <w:r w:rsidR="00D32799" w:rsidRPr="009000CE">
        <w:rPr>
          <w:rFonts w:cs="Times New Roman"/>
          <w:b/>
          <w:bCs/>
        </w:rPr>
        <w:t>female-long-term-likelihood</w:t>
      </w:r>
      <w:r w:rsidR="00BC2C63" w:rsidRPr="009000CE">
        <w:rPr>
          <w:rFonts w:cs="Times New Roman"/>
        </w:rPr>
        <w:t xml:space="preserve">. </w:t>
      </w:r>
      <w:r w:rsidR="00813099">
        <w:rPr>
          <w:rFonts w:cs="Times New Roman"/>
        </w:rPr>
        <w:t>Then c</w:t>
      </w:r>
      <w:r w:rsidR="00BC2C63" w:rsidRPr="009000CE">
        <w:rPr>
          <w:rFonts w:cs="Times New Roman"/>
        </w:rPr>
        <w:t xml:space="preserve">reate an agent indicator variable </w:t>
      </w:r>
      <w:r w:rsidR="00BC2C63" w:rsidRPr="00813099">
        <w:rPr>
          <w:rFonts w:ascii="Courier New" w:hAnsi="Courier New" w:cs="Courier New"/>
          <w:i/>
          <w:iCs/>
          <w:highlight w:val="lightGray"/>
        </w:rPr>
        <w:t>long-term</w:t>
      </w:r>
      <w:r w:rsidR="00235A54">
        <w:rPr>
          <w:rFonts w:ascii="Courier New" w:hAnsi="Courier New" w:cs="Courier New"/>
          <w:i/>
          <w:iCs/>
          <w:highlight w:val="lightGray"/>
        </w:rPr>
        <w:t>-mate</w:t>
      </w:r>
      <w:r w:rsidR="00BC2C63" w:rsidRPr="00813099">
        <w:rPr>
          <w:rFonts w:ascii="Courier New" w:hAnsi="Courier New" w:cs="Courier New"/>
          <w:i/>
          <w:iCs/>
          <w:highlight w:val="lightGray"/>
        </w:rPr>
        <w:t>?</w:t>
      </w:r>
      <w:r w:rsidR="00BC2C63" w:rsidRPr="009000CE">
        <w:rPr>
          <w:rFonts w:cs="Times New Roman"/>
        </w:rPr>
        <w:t xml:space="preserve"> and set it to </w:t>
      </w:r>
      <w:r w:rsidR="00813099">
        <w:rPr>
          <w:rFonts w:cs="Times New Roman"/>
        </w:rPr>
        <w:t>“true”</w:t>
      </w:r>
      <w:r w:rsidR="00BC2C63" w:rsidRPr="009000CE">
        <w:rPr>
          <w:rFonts w:cs="Times New Roman"/>
        </w:rPr>
        <w:t xml:space="preserve"> according to the </w:t>
      </w:r>
      <w:r w:rsidR="00BC2C63" w:rsidRPr="00813099">
        <w:rPr>
          <w:rFonts w:ascii="Courier New" w:hAnsi="Courier New" w:cs="Courier New"/>
          <w:i/>
          <w:iCs/>
          <w:highlight w:val="lightGray"/>
        </w:rPr>
        <w:t>long-term-likelihood</w:t>
      </w:r>
      <w:r w:rsidR="00BC2C63" w:rsidRPr="009000CE">
        <w:rPr>
          <w:rFonts w:cs="Times New Roman"/>
        </w:rPr>
        <w:t xml:space="preserve"> of each agent</w:t>
      </w:r>
      <w:r w:rsidR="009E4098">
        <w:rPr>
          <w:rFonts w:cs="Times New Roman"/>
        </w:rPr>
        <w:t xml:space="preserve"> (i.e., parallelling the way the</w:t>
      </w:r>
      <w:r w:rsidR="00235A54">
        <w:rPr>
          <w:rFonts w:cs="Times New Roman"/>
        </w:rPr>
        <w:t xml:space="preserve"> indicator variable</w:t>
      </w:r>
      <w:r w:rsidR="009E4098">
        <w:rPr>
          <w:rFonts w:cs="Times New Roman"/>
        </w:rPr>
        <w:t xml:space="preserve"> </w:t>
      </w:r>
      <w:r w:rsidR="009E4098" w:rsidRPr="009E4098">
        <w:rPr>
          <w:rFonts w:ascii="Courier New" w:hAnsi="Courier New" w:cs="Courier New"/>
          <w:i/>
          <w:iCs/>
          <w:highlight w:val="lightGray"/>
        </w:rPr>
        <w:t>short-term</w:t>
      </w:r>
      <w:r w:rsidR="00235A54">
        <w:rPr>
          <w:rFonts w:ascii="Courier New" w:hAnsi="Courier New" w:cs="Courier New"/>
          <w:i/>
          <w:iCs/>
          <w:highlight w:val="lightGray"/>
        </w:rPr>
        <w:t>-mate</w:t>
      </w:r>
      <w:r w:rsidR="009E4098" w:rsidRPr="009E4098">
        <w:rPr>
          <w:rFonts w:ascii="Courier New" w:hAnsi="Courier New" w:cs="Courier New"/>
          <w:i/>
          <w:iCs/>
          <w:highlight w:val="lightGray"/>
        </w:rPr>
        <w:t>?</w:t>
      </w:r>
      <w:r w:rsidR="009E4098">
        <w:rPr>
          <w:rFonts w:cs="Times New Roman"/>
        </w:rPr>
        <w:t xml:space="preserve"> </w:t>
      </w:r>
      <w:r w:rsidR="00235A54">
        <w:rPr>
          <w:rFonts w:cs="Times New Roman"/>
        </w:rPr>
        <w:t>is set</w:t>
      </w:r>
      <w:r w:rsidR="009E4098">
        <w:rPr>
          <w:rFonts w:cs="Times New Roman"/>
        </w:rPr>
        <w:t>)</w:t>
      </w:r>
      <w:r w:rsidR="00BC2C63" w:rsidRPr="009000CE">
        <w:rPr>
          <w:rFonts w:cs="Times New Roman"/>
        </w:rPr>
        <w:t xml:space="preserve">. </w:t>
      </w:r>
      <w:r w:rsidR="00235A54">
        <w:rPr>
          <w:rFonts w:cs="Times New Roman"/>
        </w:rPr>
        <w:t>Finally,</w:t>
      </w:r>
      <w:r w:rsidR="00FE5DCB" w:rsidRPr="009000CE">
        <w:rPr>
          <w:rFonts w:cs="Times New Roman"/>
        </w:rPr>
        <w:t xml:space="preserve"> in the </w:t>
      </w:r>
      <w:r w:rsidR="00FE5DCB" w:rsidRPr="006673FE">
        <w:rPr>
          <w:rFonts w:ascii="Courier New" w:hAnsi="Courier New" w:cs="Courier New"/>
          <w:i/>
          <w:iCs/>
          <w:highlight w:val="lightGray"/>
        </w:rPr>
        <w:t>long-term</w:t>
      </w:r>
      <w:r w:rsidR="006673FE">
        <w:rPr>
          <w:rFonts w:ascii="Courier New" w:hAnsi="Courier New" w:cs="Courier New"/>
          <w:i/>
          <w:iCs/>
          <w:highlight w:val="lightGray"/>
        </w:rPr>
        <w:t>-</w:t>
      </w:r>
      <w:r w:rsidR="00813099" w:rsidRPr="006673FE">
        <w:rPr>
          <w:rFonts w:ascii="Courier New" w:hAnsi="Courier New" w:cs="Courier New"/>
          <w:i/>
          <w:iCs/>
          <w:highlight w:val="lightGray"/>
        </w:rPr>
        <w:t>mate</w:t>
      </w:r>
      <w:r w:rsidR="00FE5DCB" w:rsidRPr="009000CE">
        <w:rPr>
          <w:rFonts w:cs="Times New Roman"/>
        </w:rPr>
        <w:t xml:space="preserve"> </w:t>
      </w:r>
      <w:r w:rsidR="00BC2C63" w:rsidRPr="009000CE">
        <w:rPr>
          <w:rFonts w:cs="Times New Roman"/>
        </w:rPr>
        <w:t>procedure</w:t>
      </w:r>
      <w:r w:rsidR="008E69C8" w:rsidRPr="009000CE">
        <w:rPr>
          <w:rFonts w:cs="Times New Roman"/>
        </w:rPr>
        <w:t>,</w:t>
      </w:r>
      <w:r w:rsidR="00FE5DCB" w:rsidRPr="009000CE">
        <w:rPr>
          <w:rFonts w:cs="Times New Roman"/>
        </w:rPr>
        <w:t xml:space="preserve"> </w:t>
      </w:r>
      <w:r w:rsidR="008E69C8" w:rsidRPr="009000CE">
        <w:rPr>
          <w:rFonts w:cs="Times New Roman"/>
        </w:rPr>
        <w:t xml:space="preserve">modify the code so that agents form a long-term relationship only when </w:t>
      </w:r>
      <w:r w:rsidR="00B65703" w:rsidRPr="009000CE">
        <w:rPr>
          <w:rFonts w:cs="Times New Roman"/>
        </w:rPr>
        <w:t xml:space="preserve">the variable </w:t>
      </w:r>
      <w:r w:rsidR="00B65703" w:rsidRPr="00813099">
        <w:rPr>
          <w:rFonts w:ascii="Courier New" w:hAnsi="Courier New" w:cs="Courier New"/>
          <w:i/>
          <w:iCs/>
          <w:highlight w:val="lightGray"/>
        </w:rPr>
        <w:t>long-term</w:t>
      </w:r>
      <w:r w:rsidR="00235A54">
        <w:rPr>
          <w:rFonts w:ascii="Courier New" w:hAnsi="Courier New" w:cs="Courier New"/>
          <w:i/>
          <w:iCs/>
          <w:highlight w:val="lightGray"/>
        </w:rPr>
        <w:t>-mate</w:t>
      </w:r>
      <w:r w:rsidR="00B65703" w:rsidRPr="00813099">
        <w:rPr>
          <w:rFonts w:ascii="Courier New" w:hAnsi="Courier New" w:cs="Courier New"/>
          <w:i/>
          <w:iCs/>
          <w:highlight w:val="lightGray"/>
        </w:rPr>
        <w:t>?</w:t>
      </w:r>
      <w:r w:rsidR="00B65703" w:rsidRPr="009000CE">
        <w:rPr>
          <w:rFonts w:cs="Times New Roman"/>
        </w:rPr>
        <w:t xml:space="preserve"> </w:t>
      </w:r>
      <w:r w:rsidR="00B65703">
        <w:rPr>
          <w:rFonts w:cs="Times New Roman"/>
        </w:rPr>
        <w:t>is</w:t>
      </w:r>
      <w:r w:rsidR="00B65703" w:rsidRPr="009000CE">
        <w:rPr>
          <w:rFonts w:cs="Times New Roman"/>
        </w:rPr>
        <w:t xml:space="preserve"> </w:t>
      </w:r>
      <w:r w:rsidR="006673FE">
        <w:rPr>
          <w:rFonts w:cs="Times New Roman"/>
        </w:rPr>
        <w:t>“true”</w:t>
      </w:r>
      <w:r w:rsidR="00B65703">
        <w:rPr>
          <w:rFonts w:cs="Times New Roman"/>
        </w:rPr>
        <w:t xml:space="preserve"> for</w:t>
      </w:r>
      <w:r w:rsidR="00B65703" w:rsidRPr="009000CE">
        <w:rPr>
          <w:rFonts w:cs="Times New Roman"/>
        </w:rPr>
        <w:t xml:space="preserve"> </w:t>
      </w:r>
      <w:r w:rsidR="008E69C8" w:rsidRPr="009000CE">
        <w:rPr>
          <w:rFonts w:cs="Times New Roman"/>
        </w:rPr>
        <w:t xml:space="preserve">both </w:t>
      </w:r>
      <w:r w:rsidR="006673FE">
        <w:rPr>
          <w:rFonts w:cs="Times New Roman"/>
        </w:rPr>
        <w:t>agents</w:t>
      </w:r>
      <w:r w:rsidR="00FE5DCB" w:rsidRPr="009000CE">
        <w:rPr>
          <w:rFonts w:cs="Times New Roman"/>
        </w:rPr>
        <w:t>.</w:t>
      </w:r>
    </w:p>
    <w:p w14:paraId="1952B3FF" w14:textId="59DEA2BB" w:rsidR="004C025A" w:rsidRPr="009000CE" w:rsidRDefault="008047A0" w:rsidP="00AE41AC">
      <w:pPr>
        <w:ind w:firstLine="720"/>
        <w:rPr>
          <w:rFonts w:cs="Times New Roman"/>
        </w:rPr>
      </w:pPr>
      <w:r>
        <w:rPr>
          <w:rFonts w:cs="Times New Roman"/>
        </w:rPr>
        <w:t>D</w:t>
      </w:r>
      <w:r w:rsidR="00EF2B18" w:rsidRPr="009000CE">
        <w:rPr>
          <w:rFonts w:cs="Times New Roman"/>
        </w:rPr>
        <w:t xml:space="preserve">iversity </w:t>
      </w:r>
      <w:r>
        <w:rPr>
          <w:rFonts w:cs="Times New Roman"/>
        </w:rPr>
        <w:t xml:space="preserve">in mate desirability </w:t>
      </w:r>
      <w:r w:rsidR="00EF2B18" w:rsidRPr="009000CE">
        <w:rPr>
          <w:rFonts w:cs="Times New Roman"/>
        </w:rPr>
        <w:t>is another direction to explore. In our model,</w:t>
      </w:r>
      <w:r>
        <w:rPr>
          <w:rFonts w:cs="Times New Roman"/>
        </w:rPr>
        <w:t xml:space="preserve"> the</w:t>
      </w:r>
      <w:r w:rsidR="00EF2B18" w:rsidRPr="009000CE">
        <w:rPr>
          <w:rFonts w:cs="Times New Roman"/>
        </w:rPr>
        <w:t xml:space="preserve"> </w:t>
      </w:r>
      <w:r w:rsidR="00EF2B18" w:rsidRPr="008047A0">
        <w:rPr>
          <w:rFonts w:ascii="Courier New" w:hAnsi="Courier New" w:cs="Courier New"/>
          <w:i/>
          <w:iCs/>
          <w:highlight w:val="lightGray"/>
        </w:rPr>
        <w:t>desirability</w:t>
      </w:r>
      <w:r w:rsidR="00EF2B18" w:rsidRPr="009000CE">
        <w:rPr>
          <w:rFonts w:cs="Times New Roman"/>
        </w:rPr>
        <w:t xml:space="preserve"> of each agent is drawn from </w:t>
      </w:r>
      <w:r w:rsidR="00734219" w:rsidRPr="009000CE">
        <w:rPr>
          <w:rFonts w:cs="Times New Roman"/>
        </w:rPr>
        <w:t xml:space="preserve">a normal distribution with </w:t>
      </w:r>
      <w:r>
        <w:rPr>
          <w:rFonts w:cs="Times New Roman"/>
        </w:rPr>
        <w:t xml:space="preserve">a </w:t>
      </w:r>
      <w:r w:rsidR="00734219" w:rsidRPr="009000CE">
        <w:rPr>
          <w:rFonts w:cs="Times New Roman"/>
        </w:rPr>
        <w:t xml:space="preserve">mean </w:t>
      </w:r>
      <w:r w:rsidR="00A473A4">
        <w:rPr>
          <w:rFonts w:cs="Times New Roman"/>
        </w:rPr>
        <w:t xml:space="preserve">of </w:t>
      </w:r>
      <w:r w:rsidR="00734219" w:rsidRPr="009000CE">
        <w:rPr>
          <w:rFonts w:cs="Times New Roman"/>
        </w:rPr>
        <w:t>5 and</w:t>
      </w:r>
      <w:r>
        <w:rPr>
          <w:rFonts w:cs="Times New Roman"/>
        </w:rPr>
        <w:t xml:space="preserve"> a </w:t>
      </w:r>
      <w:r w:rsidR="00734219" w:rsidRPr="009000CE">
        <w:rPr>
          <w:rFonts w:cs="Times New Roman"/>
        </w:rPr>
        <w:t xml:space="preserve">standard deviation </w:t>
      </w:r>
      <w:r w:rsidR="00A473A4">
        <w:rPr>
          <w:rFonts w:cs="Times New Roman"/>
        </w:rPr>
        <w:t xml:space="preserve">if </w:t>
      </w:r>
      <w:r w:rsidR="00734219" w:rsidRPr="009000CE">
        <w:rPr>
          <w:rFonts w:cs="Times New Roman"/>
        </w:rPr>
        <w:t>1.5</w:t>
      </w:r>
      <w:r w:rsidR="00EF2B18" w:rsidRPr="009000CE">
        <w:rPr>
          <w:rFonts w:cs="Times New Roman"/>
        </w:rPr>
        <w:t xml:space="preserve">. </w:t>
      </w:r>
      <w:r>
        <w:rPr>
          <w:rFonts w:cs="Times New Roman"/>
        </w:rPr>
        <w:t>In</w:t>
      </w:r>
      <w:r w:rsidR="00356DB0" w:rsidRPr="009000CE">
        <w:rPr>
          <w:rFonts w:cs="Times New Roman"/>
        </w:rPr>
        <w:t xml:space="preserve"> the </w:t>
      </w:r>
      <w:r w:rsidR="00356DB0" w:rsidRPr="008047A0">
        <w:rPr>
          <w:rFonts w:ascii="Courier New" w:hAnsi="Courier New" w:cs="Courier New"/>
          <w:i/>
          <w:iCs/>
          <w:highlight w:val="lightGray"/>
        </w:rPr>
        <w:t>set-basics</w:t>
      </w:r>
      <w:r w:rsidR="00356DB0" w:rsidRPr="009000CE">
        <w:rPr>
          <w:rFonts w:cs="Times New Roman"/>
        </w:rPr>
        <w:t xml:space="preserve"> procedure </w:t>
      </w:r>
      <w:r>
        <w:rPr>
          <w:rFonts w:cs="Times New Roman"/>
        </w:rPr>
        <w:t>you might</w:t>
      </w:r>
      <w:r w:rsidR="00356DB0" w:rsidRPr="009000CE">
        <w:rPr>
          <w:rFonts w:cs="Times New Roman"/>
        </w:rPr>
        <w:t xml:space="preserve"> </w:t>
      </w:r>
      <w:r w:rsidR="00C30DA5" w:rsidRPr="009000CE">
        <w:rPr>
          <w:rFonts w:cs="Times New Roman"/>
        </w:rPr>
        <w:t>t</w:t>
      </w:r>
      <w:r w:rsidR="00EF2B18" w:rsidRPr="009000CE">
        <w:rPr>
          <w:rFonts w:cs="Times New Roman"/>
        </w:rPr>
        <w:t xml:space="preserve">ry replacing </w:t>
      </w:r>
      <w:r w:rsidR="00E51472" w:rsidRPr="009000CE">
        <w:rPr>
          <w:rFonts w:cs="Times New Roman"/>
        </w:rPr>
        <w:t>this</w:t>
      </w:r>
      <w:r w:rsidR="00356DB0" w:rsidRPr="009000CE">
        <w:rPr>
          <w:rFonts w:cs="Times New Roman"/>
        </w:rPr>
        <w:t xml:space="preserve"> </w:t>
      </w:r>
      <w:r w:rsidR="00EF2B18" w:rsidRPr="009000CE">
        <w:rPr>
          <w:rFonts w:cs="Times New Roman"/>
        </w:rPr>
        <w:t xml:space="preserve">with </w:t>
      </w:r>
      <w:r w:rsidR="00ED0A6C" w:rsidRPr="009000CE">
        <w:rPr>
          <w:rFonts w:cs="Times New Roman"/>
        </w:rPr>
        <w:t xml:space="preserve">a </w:t>
      </w:r>
      <w:r w:rsidR="00ED0A6C" w:rsidRPr="009000CE">
        <w:rPr>
          <w:rFonts w:cs="Times New Roman"/>
        </w:rPr>
        <w:lastRenderedPageBreak/>
        <w:t xml:space="preserve">normal distribution with </w:t>
      </w:r>
      <w:r>
        <w:rPr>
          <w:rFonts w:cs="Times New Roman"/>
        </w:rPr>
        <w:t xml:space="preserve">a </w:t>
      </w:r>
      <w:r w:rsidR="00ED0A6C" w:rsidRPr="009000CE">
        <w:rPr>
          <w:rFonts w:cs="Times New Roman"/>
        </w:rPr>
        <w:t xml:space="preserve">different mean and standard deviation, or </w:t>
      </w:r>
      <w:r w:rsidR="00A473A4">
        <w:rPr>
          <w:rFonts w:cs="Times New Roman"/>
        </w:rPr>
        <w:t>use</w:t>
      </w:r>
      <w:r w:rsidR="00ED0A6C" w:rsidRPr="009000CE">
        <w:rPr>
          <w:rFonts w:cs="Times New Roman"/>
        </w:rPr>
        <w:t xml:space="preserve"> another distribution </w:t>
      </w:r>
      <w:r w:rsidR="00F77196">
        <w:rPr>
          <w:rFonts w:cs="Times New Roman"/>
        </w:rPr>
        <w:t>entirely</w:t>
      </w:r>
      <w:r w:rsidR="00EF2B18" w:rsidRPr="009000CE">
        <w:rPr>
          <w:rFonts w:cs="Times New Roman"/>
        </w:rPr>
        <w:t xml:space="preserve">. </w:t>
      </w:r>
      <w:r w:rsidR="00DF27CE" w:rsidRPr="009000CE">
        <w:rPr>
          <w:rFonts w:cs="Times New Roman"/>
        </w:rPr>
        <w:t>Re</w:t>
      </w:r>
      <w:r w:rsidR="00EF2B18" w:rsidRPr="009000CE">
        <w:rPr>
          <w:rFonts w:cs="Times New Roman"/>
        </w:rPr>
        <w:t>-run</w:t>
      </w:r>
      <w:r w:rsidR="00DF27CE" w:rsidRPr="009000CE">
        <w:rPr>
          <w:rFonts w:cs="Times New Roman"/>
        </w:rPr>
        <w:t xml:space="preserve"> the </w:t>
      </w:r>
      <w:r w:rsidR="00A473A4">
        <w:rPr>
          <w:rFonts w:cs="Times New Roman"/>
        </w:rPr>
        <w:t xml:space="preserve">model, and perhaps one or more of the </w:t>
      </w:r>
      <w:proofErr w:type="spellStart"/>
      <w:r w:rsidR="00A473A4">
        <w:rPr>
          <w:rFonts w:cs="Times New Roman"/>
        </w:rPr>
        <w:t>BehaviorSpace</w:t>
      </w:r>
      <w:proofErr w:type="spellEnd"/>
      <w:r w:rsidR="00A473A4">
        <w:rPr>
          <w:rFonts w:cs="Times New Roman"/>
        </w:rPr>
        <w:t xml:space="preserve"> experiments, </w:t>
      </w:r>
      <w:r w:rsidR="00EF2B18" w:rsidRPr="009000CE">
        <w:rPr>
          <w:rFonts w:cs="Times New Roman"/>
        </w:rPr>
        <w:t xml:space="preserve">and see whether </w:t>
      </w:r>
      <w:r w:rsidR="00203046">
        <w:rPr>
          <w:rFonts w:cs="Times New Roman"/>
        </w:rPr>
        <w:t xml:space="preserve">differences in </w:t>
      </w:r>
      <w:r w:rsidR="00D2162F" w:rsidRPr="009000CE">
        <w:rPr>
          <w:rFonts w:cs="Times New Roman"/>
        </w:rPr>
        <w:t>mating standards</w:t>
      </w:r>
      <w:r w:rsidR="00EF2B18" w:rsidRPr="009000CE">
        <w:rPr>
          <w:rFonts w:cs="Times New Roman"/>
        </w:rPr>
        <w:t xml:space="preserve"> still generate the same mating</w:t>
      </w:r>
      <w:r w:rsidR="0060522F" w:rsidRPr="009000CE">
        <w:rPr>
          <w:rFonts w:cs="Times New Roman"/>
        </w:rPr>
        <w:t xml:space="preserve"> </w:t>
      </w:r>
      <w:r w:rsidR="00EF2B18" w:rsidRPr="009000CE">
        <w:rPr>
          <w:rFonts w:cs="Times New Roman"/>
        </w:rPr>
        <w:t>pool patterns.</w:t>
      </w:r>
    </w:p>
    <w:p w14:paraId="0F1A2F4B" w14:textId="6EA37F86" w:rsidR="00D516B9" w:rsidRDefault="008D3F7A" w:rsidP="00AE41AC">
      <w:pPr>
        <w:ind w:firstLine="720"/>
        <w:rPr>
          <w:rFonts w:cs="Times New Roman"/>
          <w:i/>
          <w:iCs/>
        </w:rPr>
      </w:pPr>
      <w:r w:rsidRPr="009000CE">
        <w:rPr>
          <w:rFonts w:cs="Times New Roman"/>
        </w:rPr>
        <w:t xml:space="preserve">Alternatively, you </w:t>
      </w:r>
      <w:r w:rsidR="00F77196">
        <w:rPr>
          <w:rFonts w:cs="Times New Roman"/>
        </w:rPr>
        <w:t>might</w:t>
      </w:r>
      <w:r w:rsidRPr="009000CE">
        <w:rPr>
          <w:rFonts w:cs="Times New Roman"/>
        </w:rPr>
        <w:t xml:space="preserve"> explore assumptions about agents</w:t>
      </w:r>
      <w:r w:rsidR="00F77196">
        <w:rPr>
          <w:rFonts w:cs="Times New Roman"/>
        </w:rPr>
        <w:t xml:space="preserve"> that have already formed a long-term relationship</w:t>
      </w:r>
      <w:r w:rsidRPr="009000CE">
        <w:rPr>
          <w:rFonts w:cs="Times New Roman"/>
        </w:rPr>
        <w:t xml:space="preserve">. As </w:t>
      </w:r>
      <w:r w:rsidR="00693AEC" w:rsidRPr="009000CE">
        <w:rPr>
          <w:rFonts w:cs="Times New Roman"/>
        </w:rPr>
        <w:t>mentioned</w:t>
      </w:r>
      <w:r w:rsidR="00A473A4">
        <w:rPr>
          <w:rFonts w:cs="Times New Roman"/>
        </w:rPr>
        <w:t>,</w:t>
      </w:r>
      <w:r w:rsidRPr="009000CE">
        <w:rPr>
          <w:rFonts w:cs="Times New Roman"/>
        </w:rPr>
        <w:t xml:space="preserve"> coupled agents stop moving</w:t>
      </w:r>
      <w:r w:rsidR="00245924" w:rsidRPr="009000CE">
        <w:rPr>
          <w:rFonts w:cs="Times New Roman"/>
        </w:rPr>
        <w:t xml:space="preserve"> and reduce </w:t>
      </w:r>
      <w:r w:rsidR="007F36EC">
        <w:rPr>
          <w:rFonts w:cs="Times New Roman"/>
        </w:rPr>
        <w:t xml:space="preserve">the value of </w:t>
      </w:r>
      <w:r w:rsidR="00245924" w:rsidRPr="009000CE">
        <w:rPr>
          <w:rFonts w:cs="Times New Roman"/>
        </w:rPr>
        <w:t xml:space="preserve">their </w:t>
      </w:r>
      <w:r w:rsidR="007540F0">
        <w:rPr>
          <w:rFonts w:ascii="Courier New" w:hAnsi="Courier New" w:cs="Courier New"/>
          <w:i/>
          <w:iCs/>
          <w:highlight w:val="lightGray"/>
        </w:rPr>
        <w:t>willingness</w:t>
      </w:r>
      <w:r w:rsidRPr="009000CE">
        <w:rPr>
          <w:rFonts w:cs="Times New Roman"/>
        </w:rPr>
        <w:t xml:space="preserve"> </w:t>
      </w:r>
      <w:r w:rsidR="007F36EC">
        <w:rPr>
          <w:rFonts w:cs="Times New Roman"/>
        </w:rPr>
        <w:t xml:space="preserve">variable, </w:t>
      </w:r>
      <w:r w:rsidRPr="009000CE">
        <w:rPr>
          <w:rFonts w:cs="Times New Roman"/>
        </w:rPr>
        <w:t xml:space="preserve">but </w:t>
      </w:r>
      <w:r w:rsidR="00245924" w:rsidRPr="009000CE">
        <w:rPr>
          <w:rFonts w:cs="Times New Roman"/>
        </w:rPr>
        <w:t xml:space="preserve">other agents can </w:t>
      </w:r>
      <w:r w:rsidR="00245924" w:rsidRPr="001B5B38">
        <w:rPr>
          <w:rFonts w:cs="Times New Roman"/>
        </w:rPr>
        <w:t>still</w:t>
      </w:r>
      <w:r w:rsidR="00245924" w:rsidRPr="009000CE">
        <w:rPr>
          <w:rFonts w:cs="Times New Roman"/>
        </w:rPr>
        <w:t xml:space="preserve"> visit their </w:t>
      </w:r>
      <w:r w:rsidRPr="009000CE">
        <w:rPr>
          <w:rFonts w:cs="Times New Roman"/>
        </w:rPr>
        <w:t xml:space="preserve">patches. </w:t>
      </w:r>
      <w:r w:rsidR="008E027B" w:rsidRPr="009000CE">
        <w:rPr>
          <w:rFonts w:cs="Times New Roman"/>
        </w:rPr>
        <w:t xml:space="preserve">This means that although less likely, </w:t>
      </w:r>
      <w:r w:rsidR="001B5B38">
        <w:rPr>
          <w:rFonts w:cs="Times New Roman"/>
        </w:rPr>
        <w:t>agents</w:t>
      </w:r>
      <w:r w:rsidR="008E027B" w:rsidRPr="009000CE">
        <w:rPr>
          <w:rFonts w:cs="Times New Roman"/>
        </w:rPr>
        <w:t xml:space="preserve"> </w:t>
      </w:r>
      <w:r w:rsidR="00EF5E36">
        <w:rPr>
          <w:rFonts w:cs="Times New Roman"/>
        </w:rPr>
        <w:t>do have some chance of</w:t>
      </w:r>
      <w:r w:rsidR="008E027B" w:rsidRPr="001B5B38">
        <w:rPr>
          <w:rFonts w:cs="Times New Roman"/>
        </w:rPr>
        <w:t xml:space="preserve"> en</w:t>
      </w:r>
      <w:r w:rsidR="008E027B" w:rsidRPr="009000CE">
        <w:rPr>
          <w:rFonts w:cs="Times New Roman"/>
        </w:rPr>
        <w:t>gag</w:t>
      </w:r>
      <w:r w:rsidR="00EF5E36">
        <w:rPr>
          <w:rFonts w:cs="Times New Roman"/>
        </w:rPr>
        <w:t>ing</w:t>
      </w:r>
      <w:r w:rsidR="008E027B" w:rsidRPr="009000CE">
        <w:rPr>
          <w:rFonts w:cs="Times New Roman"/>
        </w:rPr>
        <w:t xml:space="preserve"> in short-term mating </w:t>
      </w:r>
      <w:r w:rsidR="00EF5E36">
        <w:rPr>
          <w:rFonts w:cs="Times New Roman"/>
        </w:rPr>
        <w:t xml:space="preserve">even when </w:t>
      </w:r>
      <w:r w:rsidR="008E027B" w:rsidRPr="009000CE">
        <w:rPr>
          <w:rFonts w:cs="Times New Roman"/>
        </w:rPr>
        <w:t xml:space="preserve">in a long-term relationship. </w:t>
      </w:r>
      <w:r w:rsidRPr="009000CE">
        <w:rPr>
          <w:rFonts w:cs="Times New Roman"/>
        </w:rPr>
        <w:t>If you want strict monogamy, add a condition</w:t>
      </w:r>
      <w:r w:rsidR="000F54B8" w:rsidRPr="009000CE">
        <w:rPr>
          <w:rFonts w:cs="Times New Roman"/>
        </w:rPr>
        <w:t xml:space="preserve"> in the </w:t>
      </w:r>
      <w:r w:rsidR="000F54B8" w:rsidRPr="00F77196">
        <w:rPr>
          <w:rFonts w:ascii="Courier New" w:hAnsi="Courier New" w:cs="Courier New"/>
          <w:i/>
          <w:iCs/>
          <w:highlight w:val="lightGray"/>
        </w:rPr>
        <w:t>go</w:t>
      </w:r>
      <w:r w:rsidR="000F54B8" w:rsidRPr="009000CE">
        <w:rPr>
          <w:rFonts w:cs="Times New Roman"/>
        </w:rPr>
        <w:t xml:space="preserve"> procedure</w:t>
      </w:r>
      <w:r w:rsidRPr="009000CE">
        <w:rPr>
          <w:rFonts w:cs="Times New Roman"/>
        </w:rPr>
        <w:t xml:space="preserve"> that skips the short-term mating decision for agents who are</w:t>
      </w:r>
      <w:r w:rsidR="00F77196">
        <w:rPr>
          <w:rFonts w:cs="Times New Roman"/>
        </w:rPr>
        <w:t xml:space="preserve"> currently</w:t>
      </w:r>
      <w:r w:rsidRPr="009000CE">
        <w:rPr>
          <w:rFonts w:cs="Times New Roman"/>
        </w:rPr>
        <w:t xml:space="preserve"> coupled. </w:t>
      </w:r>
      <w:r w:rsidR="00F77196">
        <w:rPr>
          <w:rFonts w:cs="Times New Roman"/>
        </w:rPr>
        <w:t>Or, i</w:t>
      </w:r>
      <w:r w:rsidRPr="009000CE">
        <w:rPr>
          <w:rFonts w:cs="Times New Roman"/>
        </w:rPr>
        <w:t>f you want to model extra-dyadic opportunities more explicitly, allow coupled agents to move (</w:t>
      </w:r>
      <w:r w:rsidR="002D557A" w:rsidRPr="009000CE">
        <w:rPr>
          <w:rFonts w:cs="Times New Roman"/>
        </w:rPr>
        <w:t>possibly</w:t>
      </w:r>
      <w:r w:rsidRPr="009000CE">
        <w:rPr>
          <w:rFonts w:cs="Times New Roman"/>
        </w:rPr>
        <w:t xml:space="preserve"> with a reduced movement range).</w:t>
      </w:r>
      <w:r w:rsidR="00EB6D51" w:rsidRPr="009000CE">
        <w:rPr>
          <w:rFonts w:cs="Times New Roman"/>
        </w:rPr>
        <w:t xml:space="preserve"> </w:t>
      </w:r>
      <w:r w:rsidR="00BF793A" w:rsidRPr="009000CE">
        <w:rPr>
          <w:rFonts w:cs="Times New Roman"/>
        </w:rPr>
        <w:t>More experienced modelers</w:t>
      </w:r>
      <w:r w:rsidR="005D0021" w:rsidRPr="009000CE">
        <w:rPr>
          <w:rFonts w:cs="Times New Roman"/>
        </w:rPr>
        <w:t xml:space="preserve"> can try to</w:t>
      </w:r>
      <w:r w:rsidR="00EB6D51" w:rsidRPr="009000CE">
        <w:rPr>
          <w:rFonts w:cs="Times New Roman"/>
        </w:rPr>
        <w:t xml:space="preserve"> model </w:t>
      </w:r>
      <w:r w:rsidR="001B5B38">
        <w:rPr>
          <w:rFonts w:cs="Times New Roman"/>
        </w:rPr>
        <w:t>other</w:t>
      </w:r>
      <w:r w:rsidR="00EB6D51" w:rsidRPr="009000CE">
        <w:rPr>
          <w:rFonts w:cs="Times New Roman"/>
        </w:rPr>
        <w:t xml:space="preserve"> dynamics</w:t>
      </w:r>
      <w:r w:rsidR="006F7ED8" w:rsidRPr="009000CE">
        <w:rPr>
          <w:rFonts w:cs="Times New Roman"/>
        </w:rPr>
        <w:t xml:space="preserve"> of</w:t>
      </w:r>
      <w:r w:rsidR="00E44884">
        <w:rPr>
          <w:rFonts w:cs="Times New Roman"/>
        </w:rPr>
        <w:t xml:space="preserve"> the</w:t>
      </w:r>
      <w:r w:rsidR="006F7ED8" w:rsidRPr="009000CE">
        <w:rPr>
          <w:rFonts w:cs="Times New Roman"/>
        </w:rPr>
        <w:t xml:space="preserve"> mating</w:t>
      </w:r>
      <w:r w:rsidR="00675528" w:rsidRPr="009000CE">
        <w:rPr>
          <w:rFonts w:cs="Times New Roman"/>
        </w:rPr>
        <w:t xml:space="preserve"> market</w:t>
      </w:r>
      <w:r w:rsidR="006F7ED8" w:rsidRPr="009000CE">
        <w:rPr>
          <w:rFonts w:cs="Times New Roman"/>
        </w:rPr>
        <w:t xml:space="preserve">, </w:t>
      </w:r>
      <w:r w:rsidR="001B5B38">
        <w:rPr>
          <w:rFonts w:cs="Times New Roman"/>
        </w:rPr>
        <w:t>for example</w:t>
      </w:r>
      <w:r w:rsidR="001208BB" w:rsidRPr="009000CE">
        <w:rPr>
          <w:rFonts w:cs="Times New Roman"/>
        </w:rPr>
        <w:t xml:space="preserve"> </w:t>
      </w:r>
      <w:r w:rsidR="001B5B38">
        <w:rPr>
          <w:rFonts w:cs="Times New Roman"/>
        </w:rPr>
        <w:t xml:space="preserve">by </w:t>
      </w:r>
      <w:r w:rsidR="0060522F" w:rsidRPr="009000CE">
        <w:rPr>
          <w:rFonts w:cs="Times New Roman"/>
        </w:rPr>
        <w:t>allowing long-term relationships to break</w:t>
      </w:r>
      <w:r w:rsidR="001B5B38">
        <w:rPr>
          <w:rFonts w:cs="Times New Roman"/>
        </w:rPr>
        <w:t xml:space="preserve"> up</w:t>
      </w:r>
      <w:r w:rsidR="0060522F" w:rsidRPr="009000CE">
        <w:rPr>
          <w:rFonts w:cs="Times New Roman"/>
        </w:rPr>
        <w:t xml:space="preserve"> with some probability after a certain number of ticks, and investigate whether the same mating pool pattern</w:t>
      </w:r>
      <w:r w:rsidR="003B1599" w:rsidRPr="009000CE">
        <w:rPr>
          <w:rFonts w:cs="Times New Roman"/>
        </w:rPr>
        <w:t>s</w:t>
      </w:r>
      <w:r w:rsidR="0060522F" w:rsidRPr="009000CE">
        <w:rPr>
          <w:rFonts w:cs="Times New Roman"/>
        </w:rPr>
        <w:t xml:space="preserve"> emerge.</w:t>
      </w:r>
      <w:r w:rsidR="007F36EC">
        <w:rPr>
          <w:rFonts w:cs="Times New Roman"/>
        </w:rPr>
        <w:t xml:space="preserve">  It is easy to imagine ma</w:t>
      </w:r>
      <w:r w:rsidR="00B531F5">
        <w:rPr>
          <w:rFonts w:cs="Times New Roman"/>
        </w:rPr>
        <w:t>n</w:t>
      </w:r>
      <w:r w:rsidR="007F36EC">
        <w:rPr>
          <w:rFonts w:cs="Times New Roman"/>
        </w:rPr>
        <w:t xml:space="preserve">y other ways to explore and extend this model in useful ways. </w:t>
      </w:r>
    </w:p>
    <w:p w14:paraId="435EA5AF" w14:textId="77777777" w:rsidR="00CD177E" w:rsidRPr="009000CE" w:rsidRDefault="00CD177E" w:rsidP="00AE41AC">
      <w:pPr>
        <w:rPr>
          <w:rFonts w:cs="Times New Roman"/>
        </w:rPr>
      </w:pPr>
    </w:p>
    <w:p w14:paraId="0CEE0296" w14:textId="77777777" w:rsidR="00344CB1" w:rsidRDefault="00344CB1" w:rsidP="00821F31">
      <w:pPr>
        <w:spacing w:after="200" w:line="276" w:lineRule="auto"/>
        <w:rPr>
          <w:rFonts w:eastAsiaTheme="majorEastAsia" w:cs="Times New Roman"/>
          <w:b/>
          <w:bCs/>
          <w:szCs w:val="28"/>
        </w:rPr>
      </w:pPr>
      <w:r>
        <w:rPr>
          <w:rFonts w:cs="Times New Roman"/>
        </w:rPr>
        <w:br w:type="page"/>
      </w:r>
    </w:p>
    <w:p w14:paraId="6163AE05" w14:textId="62D7D407" w:rsidR="004C025A" w:rsidRPr="009000CE" w:rsidRDefault="00000000" w:rsidP="00344CB1">
      <w:pPr>
        <w:pStyle w:val="Heading1"/>
        <w:jc w:val="center"/>
        <w:rPr>
          <w:rFonts w:ascii="Times New Roman" w:hAnsi="Times New Roman" w:cs="Times New Roman"/>
        </w:rPr>
      </w:pPr>
      <w:r w:rsidRPr="009000CE">
        <w:rPr>
          <w:rFonts w:ascii="Times New Roman" w:hAnsi="Times New Roman" w:cs="Times New Roman"/>
        </w:rPr>
        <w:lastRenderedPageBreak/>
        <w:t>References</w:t>
      </w:r>
    </w:p>
    <w:p w14:paraId="4817E83B" w14:textId="77777777" w:rsidR="004C025A" w:rsidRPr="009000CE" w:rsidRDefault="00000000" w:rsidP="00DB1DEE">
      <w:pPr>
        <w:ind w:left="360" w:hanging="360"/>
        <w:rPr>
          <w:rFonts w:cs="Times New Roman"/>
        </w:rPr>
      </w:pPr>
      <w:r w:rsidRPr="009000CE">
        <w:rPr>
          <w:rFonts w:cs="Times New Roman"/>
        </w:rPr>
        <w:t xml:space="preserve">Archer, J. (2019). The reality and evolutionary significance of human psychological sex differences. </w:t>
      </w:r>
      <w:r w:rsidRPr="00DB1DEE">
        <w:rPr>
          <w:rFonts w:cs="Times New Roman"/>
          <w:i/>
          <w:iCs/>
        </w:rPr>
        <w:t>Biological Reviews of the Cambridge Philosophical Society</w:t>
      </w:r>
      <w:r w:rsidRPr="009000CE">
        <w:rPr>
          <w:rFonts w:cs="Times New Roman"/>
        </w:rPr>
        <w:t xml:space="preserve">, </w:t>
      </w:r>
      <w:r w:rsidRPr="00DB1DEE">
        <w:rPr>
          <w:rFonts w:cs="Times New Roman"/>
          <w:i/>
          <w:iCs/>
        </w:rPr>
        <w:t>94</w:t>
      </w:r>
      <w:r w:rsidRPr="009000CE">
        <w:rPr>
          <w:rFonts w:cs="Times New Roman"/>
        </w:rPr>
        <w:t>(4), 1381–1415. https://doi.org/10.1111/brv.12507</w:t>
      </w:r>
    </w:p>
    <w:p w14:paraId="58350748" w14:textId="77777777" w:rsidR="004C025A" w:rsidRPr="009000CE" w:rsidRDefault="00000000" w:rsidP="00DB1DEE">
      <w:pPr>
        <w:ind w:left="360" w:hanging="360"/>
        <w:rPr>
          <w:rFonts w:cs="Times New Roman"/>
        </w:rPr>
      </w:pPr>
      <w:r w:rsidRPr="009000CE">
        <w:rPr>
          <w:rFonts w:cs="Times New Roman"/>
        </w:rPr>
        <w:t xml:space="preserve">Bailey, J. M., Gaulin, S., Agyei, Y., &amp; </w:t>
      </w:r>
      <w:proofErr w:type="spellStart"/>
      <w:r w:rsidRPr="009000CE">
        <w:rPr>
          <w:rFonts w:cs="Times New Roman"/>
        </w:rPr>
        <w:t>Gladue</w:t>
      </w:r>
      <w:proofErr w:type="spellEnd"/>
      <w:r w:rsidRPr="009000CE">
        <w:rPr>
          <w:rFonts w:cs="Times New Roman"/>
        </w:rPr>
        <w:t xml:space="preserve">, B. A. (1994). Effects of gender and sexual orientation on evolutionarily relevant aspects of human mating psychology. </w:t>
      </w:r>
      <w:r w:rsidRPr="00154E26">
        <w:rPr>
          <w:rFonts w:cs="Times New Roman"/>
          <w:i/>
          <w:iCs/>
        </w:rPr>
        <w:t xml:space="preserve">Journal of </w:t>
      </w:r>
      <w:r w:rsidRPr="00DB1DEE">
        <w:rPr>
          <w:rFonts w:cs="Times New Roman"/>
          <w:i/>
          <w:iCs/>
        </w:rPr>
        <w:t>Personality and Social Psychology</w:t>
      </w:r>
      <w:r w:rsidRPr="009000CE">
        <w:rPr>
          <w:rFonts w:cs="Times New Roman"/>
        </w:rPr>
        <w:t>, 66(6), 1081–1093. https://doi.org/10.1037/0022-3514.66.6.1081</w:t>
      </w:r>
    </w:p>
    <w:p w14:paraId="05654BEC" w14:textId="77777777" w:rsidR="004C025A" w:rsidRPr="009000CE" w:rsidRDefault="00000000" w:rsidP="00DB1DEE">
      <w:pPr>
        <w:ind w:left="360" w:hanging="360"/>
        <w:rPr>
          <w:rFonts w:cs="Times New Roman"/>
        </w:rPr>
      </w:pPr>
      <w:r w:rsidRPr="009000CE">
        <w:rPr>
          <w:rFonts w:cs="Times New Roman"/>
        </w:rPr>
        <w:t xml:space="preserve">Buss, D. M., &amp; Schmitt, D. P. (1993). Sexual strategies theory: An evolutionary perspective on human mating. </w:t>
      </w:r>
      <w:r w:rsidRPr="00DB1DEE">
        <w:rPr>
          <w:rFonts w:cs="Times New Roman"/>
          <w:i/>
          <w:iCs/>
        </w:rPr>
        <w:t>Psychological Review</w:t>
      </w:r>
      <w:r w:rsidRPr="009000CE">
        <w:rPr>
          <w:rFonts w:cs="Times New Roman"/>
        </w:rPr>
        <w:t xml:space="preserve">, </w:t>
      </w:r>
      <w:r w:rsidRPr="00DB1DEE">
        <w:rPr>
          <w:rFonts w:cs="Times New Roman"/>
          <w:i/>
          <w:iCs/>
        </w:rPr>
        <w:t>100</w:t>
      </w:r>
      <w:r w:rsidRPr="009000CE">
        <w:rPr>
          <w:rFonts w:cs="Times New Roman"/>
        </w:rPr>
        <w:t>(2), 204–232. https://doi.org/10.1037/0033-295X.100.2.204</w:t>
      </w:r>
    </w:p>
    <w:p w14:paraId="1A1E4C64" w14:textId="77777777" w:rsidR="004C025A" w:rsidRPr="009000CE" w:rsidRDefault="00000000" w:rsidP="00DB1DEE">
      <w:pPr>
        <w:ind w:left="360" w:hanging="360"/>
        <w:rPr>
          <w:rFonts w:cs="Times New Roman"/>
        </w:rPr>
      </w:pPr>
      <w:r w:rsidRPr="009000CE">
        <w:rPr>
          <w:rFonts w:cs="Times New Roman"/>
        </w:rPr>
        <w:t xml:space="preserve">Buss, D. M., &amp; Schmitt, D. P. (2019). Mate preferences and their behavioral manifestations. </w:t>
      </w:r>
      <w:r w:rsidRPr="00DB1DEE">
        <w:rPr>
          <w:rFonts w:cs="Times New Roman"/>
          <w:i/>
          <w:iCs/>
        </w:rPr>
        <w:t>Annual Review of Psychology</w:t>
      </w:r>
      <w:r w:rsidRPr="009000CE">
        <w:rPr>
          <w:rFonts w:cs="Times New Roman"/>
        </w:rPr>
        <w:t xml:space="preserve">, </w:t>
      </w:r>
      <w:r w:rsidRPr="00DB1DEE">
        <w:rPr>
          <w:rFonts w:cs="Times New Roman"/>
          <w:i/>
          <w:iCs/>
        </w:rPr>
        <w:t>70</w:t>
      </w:r>
      <w:r w:rsidRPr="009000CE">
        <w:rPr>
          <w:rFonts w:cs="Times New Roman"/>
        </w:rPr>
        <w:t>(1), 77–110. https://doi.org/10.1146/annurev-psych-010418-103408</w:t>
      </w:r>
    </w:p>
    <w:p w14:paraId="17655FE3" w14:textId="77777777" w:rsidR="004C025A" w:rsidRPr="009000CE" w:rsidRDefault="00000000" w:rsidP="00DB1DEE">
      <w:pPr>
        <w:ind w:left="360" w:hanging="360"/>
        <w:rPr>
          <w:rFonts w:cs="Times New Roman"/>
        </w:rPr>
      </w:pPr>
      <w:r w:rsidRPr="009000CE">
        <w:rPr>
          <w:rFonts w:cs="Times New Roman"/>
        </w:rPr>
        <w:t xml:space="preserve">Kenrick, D. T., </w:t>
      </w:r>
      <w:proofErr w:type="spellStart"/>
      <w:r w:rsidRPr="009000CE">
        <w:rPr>
          <w:rFonts w:cs="Times New Roman"/>
        </w:rPr>
        <w:t>Sadalla</w:t>
      </w:r>
      <w:proofErr w:type="spellEnd"/>
      <w:r w:rsidRPr="009000CE">
        <w:rPr>
          <w:rFonts w:cs="Times New Roman"/>
        </w:rPr>
        <w:t xml:space="preserve">, E. K., </w:t>
      </w:r>
      <w:proofErr w:type="spellStart"/>
      <w:r w:rsidRPr="009000CE">
        <w:rPr>
          <w:rFonts w:cs="Times New Roman"/>
        </w:rPr>
        <w:t>Groth</w:t>
      </w:r>
      <w:proofErr w:type="spellEnd"/>
      <w:r w:rsidRPr="009000CE">
        <w:rPr>
          <w:rFonts w:cs="Times New Roman"/>
        </w:rPr>
        <w:t xml:space="preserve">, G., &amp; Trost, M. R. (1990). Evolution, traits, and the stages of human courtship: Qualifying the parental investment model. </w:t>
      </w:r>
      <w:r w:rsidRPr="00DB1DEE">
        <w:rPr>
          <w:rFonts w:cs="Times New Roman"/>
          <w:i/>
          <w:iCs/>
        </w:rPr>
        <w:t>Journal of Personality</w:t>
      </w:r>
      <w:r w:rsidRPr="009000CE">
        <w:rPr>
          <w:rFonts w:cs="Times New Roman"/>
        </w:rPr>
        <w:t xml:space="preserve">, </w:t>
      </w:r>
      <w:r w:rsidRPr="00DB1DEE">
        <w:rPr>
          <w:rFonts w:cs="Times New Roman"/>
          <w:i/>
          <w:iCs/>
        </w:rPr>
        <w:t>58</w:t>
      </w:r>
      <w:r w:rsidRPr="009000CE">
        <w:rPr>
          <w:rFonts w:cs="Times New Roman"/>
        </w:rPr>
        <w:t>(1), 97–116. https://doi.org/10.1111/j.1467-6494.1990.tb00909.x</w:t>
      </w:r>
    </w:p>
    <w:p w14:paraId="271C4CDA" w14:textId="77777777" w:rsidR="004C025A" w:rsidRPr="009000CE" w:rsidRDefault="00000000" w:rsidP="00DB1DEE">
      <w:pPr>
        <w:ind w:left="360" w:hanging="360"/>
        <w:rPr>
          <w:rFonts w:cs="Times New Roman"/>
        </w:rPr>
      </w:pPr>
      <w:r w:rsidRPr="009000CE">
        <w:rPr>
          <w:rFonts w:cs="Times New Roman"/>
        </w:rPr>
        <w:t xml:space="preserve">Oliver, M. B., &amp; Hyde, J. S. (1993). Gender differences in sexuality: A meta-analysis. </w:t>
      </w:r>
      <w:r w:rsidRPr="00DB1DEE">
        <w:rPr>
          <w:rFonts w:cs="Times New Roman"/>
          <w:i/>
          <w:iCs/>
        </w:rPr>
        <w:t>Psychological Bulletin</w:t>
      </w:r>
      <w:r w:rsidRPr="009000CE">
        <w:rPr>
          <w:rFonts w:cs="Times New Roman"/>
        </w:rPr>
        <w:t xml:space="preserve">, </w:t>
      </w:r>
      <w:r w:rsidRPr="00DB1DEE">
        <w:rPr>
          <w:rFonts w:cs="Times New Roman"/>
          <w:i/>
          <w:iCs/>
        </w:rPr>
        <w:t>114</w:t>
      </w:r>
      <w:r w:rsidRPr="009000CE">
        <w:rPr>
          <w:rFonts w:cs="Times New Roman"/>
        </w:rPr>
        <w:t>(1), 29–51. https://doi.org/10.1037/0033-2909.114.1.29</w:t>
      </w:r>
    </w:p>
    <w:p w14:paraId="03BD0251" w14:textId="77777777" w:rsidR="004C025A" w:rsidRPr="009000CE" w:rsidRDefault="00000000" w:rsidP="00DB1DEE">
      <w:pPr>
        <w:ind w:left="360" w:hanging="360"/>
        <w:rPr>
          <w:rFonts w:cs="Times New Roman"/>
        </w:rPr>
      </w:pPr>
      <w:r w:rsidRPr="009000CE">
        <w:rPr>
          <w:rFonts w:cs="Times New Roman"/>
        </w:rPr>
        <w:t xml:space="preserve">Peplau, L. A., Fingerhut, A., &amp; Beals, K. P. (2004). Sexuality in the relationships of lesbians and gay men. In J. H. Harvey, A. Wenzel, &amp; S. Sprecher (Eds.), </w:t>
      </w:r>
      <w:r w:rsidRPr="00DB1DEE">
        <w:rPr>
          <w:rFonts w:cs="Times New Roman"/>
          <w:i/>
          <w:iCs/>
        </w:rPr>
        <w:t>The handbook of sexuality in close relationships</w:t>
      </w:r>
      <w:r w:rsidRPr="009000CE">
        <w:rPr>
          <w:rFonts w:cs="Times New Roman"/>
        </w:rPr>
        <w:t xml:space="preserve"> (pp. 349–369). Erlbaum.</w:t>
      </w:r>
    </w:p>
    <w:p w14:paraId="050E9CF8" w14:textId="77777777" w:rsidR="004C025A" w:rsidRPr="009000CE" w:rsidRDefault="00000000" w:rsidP="00DB1DEE">
      <w:pPr>
        <w:ind w:left="360" w:hanging="360"/>
        <w:rPr>
          <w:rFonts w:cs="Times New Roman"/>
        </w:rPr>
      </w:pPr>
      <w:r w:rsidRPr="009000CE">
        <w:rPr>
          <w:rFonts w:cs="Times New Roman"/>
        </w:rPr>
        <w:lastRenderedPageBreak/>
        <w:t xml:space="preserve">Petersen, J. L., &amp; Hyde, J. S. (2010). A meta-analytic review of research on gender differences in sexuality, 1993–2007. </w:t>
      </w:r>
      <w:r w:rsidRPr="00DB1DEE">
        <w:rPr>
          <w:rFonts w:cs="Times New Roman"/>
          <w:i/>
          <w:iCs/>
        </w:rPr>
        <w:t>Psychological Bulletin</w:t>
      </w:r>
      <w:r w:rsidRPr="009000CE">
        <w:rPr>
          <w:rFonts w:cs="Times New Roman"/>
        </w:rPr>
        <w:t xml:space="preserve">, </w:t>
      </w:r>
      <w:r w:rsidRPr="00DB1DEE">
        <w:rPr>
          <w:rFonts w:cs="Times New Roman"/>
          <w:i/>
          <w:iCs/>
        </w:rPr>
        <w:t>136</w:t>
      </w:r>
      <w:r w:rsidRPr="009000CE">
        <w:rPr>
          <w:rFonts w:cs="Times New Roman"/>
        </w:rPr>
        <w:t>(1), 21–38. https://doi.org/10.1037/a0017504</w:t>
      </w:r>
    </w:p>
    <w:p w14:paraId="1CA88AC5" w14:textId="77777777" w:rsidR="004C025A" w:rsidRPr="009000CE" w:rsidRDefault="00000000" w:rsidP="00DB1DEE">
      <w:pPr>
        <w:ind w:left="360" w:hanging="360"/>
        <w:rPr>
          <w:rFonts w:cs="Times New Roman"/>
        </w:rPr>
      </w:pPr>
      <w:r w:rsidRPr="009000CE">
        <w:rPr>
          <w:rFonts w:cs="Times New Roman"/>
        </w:rPr>
        <w:t xml:space="preserve">Regan, P. C. (1998). Minimum mate selection standards as a function of perceived mate value, relationship context, and gender. </w:t>
      </w:r>
      <w:r w:rsidRPr="00DB1DEE">
        <w:rPr>
          <w:rFonts w:cs="Times New Roman"/>
          <w:i/>
          <w:iCs/>
        </w:rPr>
        <w:t>Journal of Psychology &amp; Human Sexuality</w:t>
      </w:r>
      <w:r w:rsidRPr="009000CE">
        <w:rPr>
          <w:rFonts w:cs="Times New Roman"/>
        </w:rPr>
        <w:t xml:space="preserve">, </w:t>
      </w:r>
      <w:r w:rsidRPr="00DB1DEE">
        <w:rPr>
          <w:rFonts w:cs="Times New Roman"/>
          <w:i/>
          <w:iCs/>
        </w:rPr>
        <w:t>10</w:t>
      </w:r>
      <w:r w:rsidRPr="009000CE">
        <w:rPr>
          <w:rFonts w:cs="Times New Roman"/>
        </w:rPr>
        <w:t>(1), 53–73. https://doi.org/10.1300/J056v10n01_04</w:t>
      </w:r>
    </w:p>
    <w:p w14:paraId="08E075A5" w14:textId="77777777" w:rsidR="004C025A" w:rsidRPr="009000CE" w:rsidRDefault="00000000" w:rsidP="00DB1DEE">
      <w:pPr>
        <w:ind w:left="360" w:hanging="360"/>
        <w:rPr>
          <w:rFonts w:cs="Times New Roman"/>
        </w:rPr>
      </w:pPr>
      <w:r w:rsidRPr="009000CE">
        <w:rPr>
          <w:rFonts w:cs="Times New Roman"/>
        </w:rPr>
        <w:t xml:space="preserve">Rissel, C., Badcock, P. B., Smith, A. M. A., Richters, J., de Visser, R. O., Grulich, A. E., &amp; Simpson, J. M. (2014). Heterosexual experience and recent heterosexual encounters among Australian adults: The second Australian study of health and relationships. </w:t>
      </w:r>
      <w:r w:rsidRPr="00DB1DEE">
        <w:rPr>
          <w:rFonts w:cs="Times New Roman"/>
          <w:i/>
          <w:iCs/>
        </w:rPr>
        <w:t>Sexual Health</w:t>
      </w:r>
      <w:r w:rsidRPr="009000CE">
        <w:rPr>
          <w:rFonts w:cs="Times New Roman"/>
        </w:rPr>
        <w:t xml:space="preserve">, </w:t>
      </w:r>
      <w:r w:rsidRPr="00DB1DEE">
        <w:rPr>
          <w:rFonts w:cs="Times New Roman"/>
          <w:i/>
          <w:iCs/>
        </w:rPr>
        <w:t>11</w:t>
      </w:r>
      <w:r w:rsidRPr="009000CE">
        <w:rPr>
          <w:rFonts w:cs="Times New Roman"/>
        </w:rPr>
        <w:t>(5), 416–426. https://doi.org/10.1071/SH14105</w:t>
      </w:r>
    </w:p>
    <w:p w14:paraId="260DF8C2" w14:textId="77777777" w:rsidR="004C025A" w:rsidRPr="009000CE" w:rsidRDefault="00000000" w:rsidP="00DB1DEE">
      <w:pPr>
        <w:ind w:left="360" w:hanging="360"/>
        <w:rPr>
          <w:rFonts w:cs="Times New Roman"/>
        </w:rPr>
      </w:pPr>
      <w:r w:rsidRPr="009000CE">
        <w:rPr>
          <w:rFonts w:cs="Times New Roman"/>
        </w:rPr>
        <w:t xml:space="preserve">Schmitt, D. P. (2003). Universal sex differences in the desire for sexual variety: Tests from 52 nations, 6 continents, and 13 islands. </w:t>
      </w:r>
      <w:r w:rsidRPr="00DB1DEE">
        <w:rPr>
          <w:rFonts w:cs="Times New Roman"/>
          <w:i/>
          <w:iCs/>
        </w:rPr>
        <w:t>Journal of Personality and Social Psychology</w:t>
      </w:r>
      <w:r w:rsidRPr="009000CE">
        <w:rPr>
          <w:rFonts w:cs="Times New Roman"/>
        </w:rPr>
        <w:t xml:space="preserve">, </w:t>
      </w:r>
      <w:r w:rsidRPr="00DB1DEE">
        <w:rPr>
          <w:rFonts w:cs="Times New Roman"/>
          <w:i/>
          <w:iCs/>
        </w:rPr>
        <w:t>85</w:t>
      </w:r>
      <w:r w:rsidRPr="009000CE">
        <w:rPr>
          <w:rFonts w:cs="Times New Roman"/>
        </w:rPr>
        <w:t>(1), 85–104. https://doi.org/10.1037/0022-3514.85.1.85</w:t>
      </w:r>
    </w:p>
    <w:p w14:paraId="010CFEB3" w14:textId="77777777" w:rsidR="004C025A" w:rsidRPr="009000CE" w:rsidRDefault="00000000" w:rsidP="00DB1DEE">
      <w:pPr>
        <w:ind w:left="360" w:hanging="360"/>
        <w:rPr>
          <w:rFonts w:cs="Times New Roman"/>
        </w:rPr>
      </w:pPr>
      <w:r w:rsidRPr="009000CE">
        <w:rPr>
          <w:rFonts w:cs="Times New Roman"/>
        </w:rPr>
        <w:t xml:space="preserve">Schmitt, D. P., Shackelford, T. K., &amp; Buss, D. M. (2001). Are men really more ‘oriented’ toward short-term mating than women? A critical review of theory and research. </w:t>
      </w:r>
      <w:r w:rsidRPr="00154E26">
        <w:rPr>
          <w:rFonts w:cs="Times New Roman"/>
          <w:i/>
          <w:iCs/>
        </w:rPr>
        <w:t xml:space="preserve">Psychology, </w:t>
      </w:r>
      <w:r w:rsidRPr="00DB1DEE">
        <w:rPr>
          <w:rFonts w:cs="Times New Roman"/>
          <w:i/>
          <w:iCs/>
        </w:rPr>
        <w:t>Evolution &amp; Gender</w:t>
      </w:r>
      <w:r w:rsidRPr="009000CE">
        <w:rPr>
          <w:rFonts w:cs="Times New Roman"/>
        </w:rPr>
        <w:t xml:space="preserve">, </w:t>
      </w:r>
      <w:r w:rsidRPr="00DB1DEE">
        <w:rPr>
          <w:rFonts w:cs="Times New Roman"/>
          <w:i/>
          <w:iCs/>
        </w:rPr>
        <w:t>3</w:t>
      </w:r>
      <w:r w:rsidRPr="009000CE">
        <w:rPr>
          <w:rFonts w:cs="Times New Roman"/>
        </w:rPr>
        <w:t>(3), 211–239. https://doi.org/10.1080/14616660110119331</w:t>
      </w:r>
    </w:p>
    <w:p w14:paraId="6A93D2CB" w14:textId="77777777" w:rsidR="004C025A" w:rsidRPr="009000CE" w:rsidRDefault="00000000" w:rsidP="00DB1DEE">
      <w:pPr>
        <w:ind w:left="360" w:hanging="360"/>
        <w:rPr>
          <w:rFonts w:cs="Times New Roman"/>
        </w:rPr>
      </w:pPr>
      <w:r w:rsidRPr="009000CE">
        <w:rPr>
          <w:rFonts w:cs="Times New Roman"/>
        </w:rPr>
        <w:t>Symons, D. (1979). The evolution of human sexuality. Oxford University Press.</w:t>
      </w:r>
    </w:p>
    <w:p w14:paraId="6A352570" w14:textId="77777777" w:rsidR="004C025A" w:rsidRPr="009000CE" w:rsidRDefault="00000000" w:rsidP="00DB1DEE">
      <w:pPr>
        <w:ind w:left="360" w:hanging="360"/>
        <w:rPr>
          <w:rFonts w:cs="Times New Roman"/>
        </w:rPr>
      </w:pPr>
      <w:r w:rsidRPr="009000CE">
        <w:rPr>
          <w:rFonts w:cs="Times New Roman"/>
        </w:rPr>
        <w:t xml:space="preserve">Ying, Y., </w:t>
      </w:r>
      <w:proofErr w:type="spellStart"/>
      <w:r w:rsidRPr="009000CE">
        <w:rPr>
          <w:rFonts w:cs="Times New Roman"/>
        </w:rPr>
        <w:t>Antfolk</w:t>
      </w:r>
      <w:proofErr w:type="spellEnd"/>
      <w:r w:rsidRPr="009000CE">
        <w:rPr>
          <w:rFonts w:cs="Times New Roman"/>
        </w:rPr>
        <w:t xml:space="preserve">, J., &amp; </w:t>
      </w:r>
      <w:proofErr w:type="spellStart"/>
      <w:r w:rsidRPr="009000CE">
        <w:rPr>
          <w:rFonts w:cs="Times New Roman"/>
        </w:rPr>
        <w:t>Santtila</w:t>
      </w:r>
      <w:proofErr w:type="spellEnd"/>
      <w:r w:rsidRPr="009000CE">
        <w:rPr>
          <w:rFonts w:cs="Times New Roman"/>
        </w:rPr>
        <w:t xml:space="preserve">, P. (2024). An agent-based model of sex and sexual orientation differences in short-term mating behaviors as a result of mating preferences. </w:t>
      </w:r>
      <w:r w:rsidRPr="00DB1DEE">
        <w:rPr>
          <w:rFonts w:cs="Times New Roman"/>
          <w:i/>
          <w:iCs/>
        </w:rPr>
        <w:t>The Journal of Sex Research</w:t>
      </w:r>
      <w:r w:rsidRPr="009000CE">
        <w:rPr>
          <w:rFonts w:cs="Times New Roman"/>
        </w:rPr>
        <w:t xml:space="preserve">, </w:t>
      </w:r>
      <w:r w:rsidRPr="00DB1DEE">
        <w:rPr>
          <w:rFonts w:cs="Times New Roman"/>
          <w:i/>
          <w:iCs/>
        </w:rPr>
        <w:t>61</w:t>
      </w:r>
      <w:r w:rsidRPr="009000CE">
        <w:rPr>
          <w:rFonts w:cs="Times New Roman"/>
        </w:rPr>
        <w:t>(6), 946–954. https://doi.org/10.1080/00224499.2023.2183485</w:t>
      </w:r>
    </w:p>
    <w:p w14:paraId="13EA1F5E" w14:textId="77777777" w:rsidR="004C025A" w:rsidRPr="009000CE" w:rsidRDefault="00000000">
      <w:pPr>
        <w:rPr>
          <w:rFonts w:cs="Times New Roman"/>
        </w:rPr>
      </w:pPr>
      <w:r w:rsidRPr="009000CE">
        <w:rPr>
          <w:rFonts w:cs="Times New Roman"/>
        </w:rPr>
        <w:br w:type="page"/>
      </w:r>
    </w:p>
    <w:p w14:paraId="11EE30A8" w14:textId="77777777" w:rsidR="007915CF" w:rsidRDefault="007915CF">
      <w:pPr>
        <w:rPr>
          <w:rFonts w:cs="Times New Roman"/>
          <w:bCs/>
        </w:rPr>
      </w:pPr>
    </w:p>
    <w:p w14:paraId="76DE97DC" w14:textId="77777777" w:rsidR="007915CF" w:rsidRDefault="007915CF">
      <w:pPr>
        <w:rPr>
          <w:rFonts w:cs="Times New Roman"/>
          <w:bCs/>
        </w:rPr>
      </w:pPr>
    </w:p>
    <w:p w14:paraId="5341FA5F" w14:textId="77777777" w:rsidR="007915CF" w:rsidRDefault="007915CF">
      <w:pPr>
        <w:rPr>
          <w:rFonts w:cs="Times New Roman"/>
          <w:bCs/>
        </w:rPr>
      </w:pPr>
    </w:p>
    <w:p w14:paraId="0D36E799" w14:textId="2245A8A4" w:rsidR="004C025A" w:rsidRPr="007868E8" w:rsidRDefault="00000000">
      <w:pPr>
        <w:rPr>
          <w:rFonts w:cs="Times New Roman"/>
          <w:iCs/>
          <w:rPrChange w:id="46" w:author="Jim Larson" w:date="2026-04-01T09:32:00Z">
            <w:rPr>
              <w:rFonts w:cs="Times New Roman"/>
              <w:i/>
            </w:rPr>
          </w:rPrChange>
        </w:rPr>
      </w:pPr>
      <w:r w:rsidRPr="00B76010">
        <w:rPr>
          <w:rFonts w:cs="Times New Roman"/>
          <w:bCs/>
        </w:rPr>
        <w:t>Table 1</w:t>
      </w:r>
      <w:r w:rsidR="007868E8">
        <w:rPr>
          <w:rFonts w:cs="Times New Roman"/>
          <w:bCs/>
        </w:rPr>
        <w:t xml:space="preserve">. </w:t>
      </w:r>
      <w:r w:rsidR="007868E8" w:rsidRPr="00B76010">
        <w:rPr>
          <w:rFonts w:cs="Times New Roman"/>
          <w:bCs/>
        </w:rPr>
        <w:t xml:space="preserve"> </w:t>
      </w:r>
      <w:r w:rsidRPr="009000CE">
        <w:rPr>
          <w:rFonts w:cs="Times New Roman"/>
          <w:i/>
        </w:rPr>
        <w:t xml:space="preserve">Key </w:t>
      </w:r>
      <w:r w:rsidR="00743D00">
        <w:rPr>
          <w:rFonts w:cs="Times New Roman"/>
          <w:i/>
        </w:rPr>
        <w:t>p</w:t>
      </w:r>
      <w:r w:rsidRPr="009000CE">
        <w:rPr>
          <w:rFonts w:cs="Times New Roman"/>
          <w:i/>
        </w:rPr>
        <w:t xml:space="preserve">arameters and </w:t>
      </w:r>
      <w:r w:rsidR="00743D00">
        <w:rPr>
          <w:rFonts w:cs="Times New Roman"/>
          <w:i/>
        </w:rPr>
        <w:t>s</w:t>
      </w:r>
      <w:r w:rsidRPr="00E57D0B">
        <w:rPr>
          <w:rFonts w:cs="Times New Roman"/>
          <w:i/>
        </w:rPr>
        <w:t xml:space="preserve">tate </w:t>
      </w:r>
      <w:r w:rsidR="00743D00">
        <w:rPr>
          <w:rFonts w:cs="Times New Roman"/>
          <w:i/>
        </w:rPr>
        <w:t>v</w:t>
      </w:r>
      <w:r w:rsidRPr="00E57D0B">
        <w:rPr>
          <w:rFonts w:cs="Times New Roman"/>
          <w:i/>
        </w:rPr>
        <w:t xml:space="preserve">ariables </w:t>
      </w:r>
      <w:r w:rsidR="00743D00">
        <w:rPr>
          <w:rFonts w:cs="Times New Roman"/>
          <w:i/>
        </w:rPr>
        <w:t xml:space="preserve">used </w:t>
      </w:r>
      <w:r w:rsidRPr="00E57D0B">
        <w:rPr>
          <w:rFonts w:cs="Times New Roman"/>
          <w:i/>
        </w:rPr>
        <w:t xml:space="preserve">in the </w:t>
      </w:r>
      <w:r w:rsidR="00743D00">
        <w:rPr>
          <w:rFonts w:cs="Times New Roman"/>
          <w:i/>
        </w:rPr>
        <w:t>m</w:t>
      </w:r>
      <w:r w:rsidRPr="00E57D0B">
        <w:rPr>
          <w:rFonts w:cs="Times New Roman"/>
          <w:i/>
        </w:rPr>
        <w:t xml:space="preserve">odel </w:t>
      </w:r>
    </w:p>
    <w:p w14:paraId="279DF93E" w14:textId="77777777" w:rsidR="007868E8" w:rsidRPr="00E57D0B" w:rsidRDefault="007868E8">
      <w:pPr>
        <w:rPr>
          <w:rFonts w:cs="Times New Roman"/>
        </w:rPr>
      </w:pPr>
    </w:p>
    <w:tbl>
      <w:tblPr>
        <w:tblStyle w:val="TableGrid"/>
        <w:tblW w:w="0" w:type="auto"/>
        <w:jc w:val="center"/>
        <w:tblLook w:val="04A0" w:firstRow="1" w:lastRow="0" w:firstColumn="1" w:lastColumn="0" w:noHBand="0" w:noVBand="1"/>
      </w:tblPr>
      <w:tblGrid>
        <w:gridCol w:w="2358"/>
        <w:gridCol w:w="1035"/>
        <w:gridCol w:w="3510"/>
        <w:gridCol w:w="2520"/>
      </w:tblGrid>
      <w:tr w:rsidR="004C025A" w:rsidRPr="009000CE" w14:paraId="6E572A67" w14:textId="77777777" w:rsidTr="00B76010">
        <w:trPr>
          <w:jc w:val="center"/>
        </w:trPr>
        <w:tc>
          <w:tcPr>
            <w:tcW w:w="2358" w:type="dxa"/>
            <w:vAlign w:val="center"/>
          </w:tcPr>
          <w:p w14:paraId="0E5F9547" w14:textId="77777777" w:rsidR="004C025A" w:rsidRPr="009000CE" w:rsidRDefault="00000000" w:rsidP="00DB5BF8">
            <w:pPr>
              <w:spacing w:line="240" w:lineRule="auto"/>
              <w:rPr>
                <w:rFonts w:cs="Times New Roman"/>
              </w:rPr>
            </w:pPr>
            <w:r w:rsidRPr="009000CE">
              <w:rPr>
                <w:rFonts w:cs="Times New Roman"/>
                <w:b/>
              </w:rPr>
              <w:t>Variable</w:t>
            </w:r>
          </w:p>
        </w:tc>
        <w:tc>
          <w:tcPr>
            <w:tcW w:w="1035" w:type="dxa"/>
            <w:vAlign w:val="center"/>
          </w:tcPr>
          <w:p w14:paraId="03EE7D38" w14:textId="5BFB4D2E" w:rsidR="004C025A" w:rsidRPr="009000CE" w:rsidRDefault="005F669D" w:rsidP="00DB5BF8">
            <w:pPr>
              <w:spacing w:line="240" w:lineRule="auto"/>
              <w:jc w:val="center"/>
              <w:rPr>
                <w:rFonts w:cs="Times New Roman"/>
              </w:rPr>
            </w:pPr>
            <w:r>
              <w:rPr>
                <w:rFonts w:cs="Times New Roman"/>
                <w:b/>
              </w:rPr>
              <w:t>Scope</w:t>
            </w:r>
            <w:r w:rsidR="00183AC6">
              <w:rPr>
                <w:rFonts w:cs="Times New Roman"/>
                <w:b/>
              </w:rPr>
              <w:t xml:space="preserve"> </w:t>
            </w:r>
          </w:p>
        </w:tc>
        <w:tc>
          <w:tcPr>
            <w:tcW w:w="3510" w:type="dxa"/>
            <w:vAlign w:val="center"/>
          </w:tcPr>
          <w:p w14:paraId="6F467833" w14:textId="579CC476" w:rsidR="004C025A" w:rsidRPr="009000CE" w:rsidRDefault="00000000" w:rsidP="00DB5BF8">
            <w:pPr>
              <w:spacing w:line="240" w:lineRule="auto"/>
              <w:rPr>
                <w:rFonts w:cs="Times New Roman"/>
              </w:rPr>
            </w:pPr>
            <w:r w:rsidRPr="009000CE">
              <w:rPr>
                <w:rFonts w:cs="Times New Roman"/>
                <w:b/>
              </w:rPr>
              <w:t>Meaning</w:t>
            </w:r>
          </w:p>
        </w:tc>
        <w:tc>
          <w:tcPr>
            <w:tcW w:w="2520" w:type="dxa"/>
            <w:vAlign w:val="center"/>
          </w:tcPr>
          <w:p w14:paraId="7D7E38D4" w14:textId="77777777" w:rsidR="004C025A" w:rsidRPr="009000CE" w:rsidRDefault="00000000" w:rsidP="00DB5BF8">
            <w:pPr>
              <w:spacing w:line="240" w:lineRule="auto"/>
              <w:rPr>
                <w:rFonts w:cs="Times New Roman"/>
              </w:rPr>
            </w:pPr>
            <w:r w:rsidRPr="009000CE">
              <w:rPr>
                <w:rFonts w:cs="Times New Roman"/>
                <w:b/>
              </w:rPr>
              <w:t>Default / Initial Value</w:t>
            </w:r>
          </w:p>
        </w:tc>
      </w:tr>
      <w:tr w:rsidR="004C025A" w:rsidRPr="009000CE" w14:paraId="61C808C5" w14:textId="77777777" w:rsidTr="00B76010">
        <w:trPr>
          <w:jc w:val="center"/>
        </w:trPr>
        <w:tc>
          <w:tcPr>
            <w:tcW w:w="2358" w:type="dxa"/>
            <w:vAlign w:val="center"/>
          </w:tcPr>
          <w:p w14:paraId="2102A855" w14:textId="7F8B784C" w:rsidR="004C025A" w:rsidRPr="009000CE" w:rsidRDefault="00000000">
            <w:pPr>
              <w:spacing w:line="240" w:lineRule="auto"/>
              <w:rPr>
                <w:rFonts w:cs="Times New Roman"/>
              </w:rPr>
            </w:pPr>
            <w:r w:rsidRPr="009000CE">
              <w:rPr>
                <w:rFonts w:cs="Times New Roman"/>
                <w:sz w:val="20"/>
              </w:rPr>
              <w:t>number-of-male</w:t>
            </w:r>
            <w:r w:rsidR="00C3155F">
              <w:rPr>
                <w:rFonts w:cs="Times New Roman"/>
                <w:sz w:val="20"/>
              </w:rPr>
              <w:t>s</w:t>
            </w:r>
          </w:p>
        </w:tc>
        <w:tc>
          <w:tcPr>
            <w:tcW w:w="1035" w:type="dxa"/>
            <w:vAlign w:val="center"/>
          </w:tcPr>
          <w:p w14:paraId="7E00828B"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749CFB24" w14:textId="36897F90" w:rsidR="004C025A" w:rsidRPr="009000CE" w:rsidRDefault="00000000">
            <w:pPr>
              <w:spacing w:line="240" w:lineRule="auto"/>
              <w:rPr>
                <w:rFonts w:cs="Times New Roman"/>
              </w:rPr>
            </w:pPr>
            <w:r w:rsidRPr="009000CE">
              <w:rPr>
                <w:rFonts w:cs="Times New Roman"/>
                <w:sz w:val="20"/>
              </w:rPr>
              <w:t>Number of males created at setup (</w:t>
            </w:r>
            <w:r w:rsidR="004B4E16">
              <w:rPr>
                <w:rFonts w:cs="Times New Roman"/>
                <w:sz w:val="20"/>
              </w:rPr>
              <w:t xml:space="preserve">Number of </w:t>
            </w:r>
            <w:r w:rsidRPr="009000CE">
              <w:rPr>
                <w:rFonts w:cs="Times New Roman"/>
                <w:sz w:val="20"/>
              </w:rPr>
              <w:t>female</w:t>
            </w:r>
            <w:r w:rsidR="004B4E16">
              <w:rPr>
                <w:rFonts w:cs="Times New Roman"/>
                <w:sz w:val="20"/>
              </w:rPr>
              <w:t>s</w:t>
            </w:r>
            <w:r w:rsidRPr="009000CE">
              <w:rPr>
                <w:rFonts w:cs="Times New Roman"/>
                <w:sz w:val="20"/>
              </w:rPr>
              <w:t xml:space="preserve"> </w:t>
            </w:r>
            <w:r w:rsidR="004B4E16">
              <w:rPr>
                <w:rFonts w:cs="Times New Roman"/>
                <w:sz w:val="20"/>
              </w:rPr>
              <w:t xml:space="preserve">created at setup </w:t>
            </w:r>
            <w:r w:rsidRPr="009000CE">
              <w:rPr>
                <w:rFonts w:cs="Times New Roman"/>
                <w:sz w:val="20"/>
              </w:rPr>
              <w:t xml:space="preserve">is </w:t>
            </w:r>
            <w:r w:rsidR="004B4E16">
              <w:rPr>
                <w:rFonts w:cs="Times New Roman"/>
                <w:sz w:val="20"/>
              </w:rPr>
              <w:t>300 minus this value)</w:t>
            </w:r>
            <w:r w:rsidRPr="009000CE">
              <w:rPr>
                <w:rFonts w:cs="Times New Roman"/>
                <w:sz w:val="20"/>
              </w:rPr>
              <w:t>.</w:t>
            </w:r>
          </w:p>
        </w:tc>
        <w:tc>
          <w:tcPr>
            <w:tcW w:w="2520" w:type="dxa"/>
            <w:vAlign w:val="center"/>
          </w:tcPr>
          <w:p w14:paraId="455B7C9A" w14:textId="77777777" w:rsidR="004C025A" w:rsidRPr="009000CE" w:rsidRDefault="00000000">
            <w:pPr>
              <w:spacing w:line="240" w:lineRule="auto"/>
              <w:rPr>
                <w:rFonts w:cs="Times New Roman"/>
              </w:rPr>
            </w:pPr>
            <w:r w:rsidRPr="009000CE">
              <w:rPr>
                <w:rFonts w:cs="Times New Roman"/>
                <w:sz w:val="20"/>
              </w:rPr>
              <w:t>150</w:t>
            </w:r>
          </w:p>
        </w:tc>
      </w:tr>
      <w:tr w:rsidR="004C025A" w:rsidRPr="009000CE" w14:paraId="1E701561" w14:textId="77777777" w:rsidTr="00B76010">
        <w:trPr>
          <w:jc w:val="center"/>
        </w:trPr>
        <w:tc>
          <w:tcPr>
            <w:tcW w:w="2358" w:type="dxa"/>
            <w:vAlign w:val="center"/>
          </w:tcPr>
          <w:p w14:paraId="52054BD3" w14:textId="77777777" w:rsidR="004C025A" w:rsidRPr="009000CE" w:rsidRDefault="00000000">
            <w:pPr>
              <w:spacing w:line="240" w:lineRule="auto"/>
              <w:rPr>
                <w:rFonts w:cs="Times New Roman"/>
              </w:rPr>
            </w:pPr>
            <w:r w:rsidRPr="009000CE">
              <w:rPr>
                <w:rFonts w:cs="Times New Roman"/>
                <w:sz w:val="20"/>
              </w:rPr>
              <w:t>movement-range</w:t>
            </w:r>
          </w:p>
        </w:tc>
        <w:tc>
          <w:tcPr>
            <w:tcW w:w="1035" w:type="dxa"/>
            <w:vAlign w:val="center"/>
          </w:tcPr>
          <w:p w14:paraId="303ACAD3"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5A83CD14" w14:textId="03572B53" w:rsidR="004C025A" w:rsidRPr="009000CE" w:rsidRDefault="00000000">
            <w:pPr>
              <w:spacing w:line="240" w:lineRule="auto"/>
              <w:rPr>
                <w:rFonts w:cs="Times New Roman"/>
              </w:rPr>
            </w:pPr>
            <w:r w:rsidRPr="009000CE">
              <w:rPr>
                <w:rFonts w:cs="Times New Roman"/>
                <w:sz w:val="20"/>
              </w:rPr>
              <w:t>Maximum distance (in patch</w:t>
            </w:r>
            <w:r w:rsidR="004B4E16">
              <w:rPr>
                <w:rFonts w:cs="Times New Roman"/>
                <w:sz w:val="20"/>
              </w:rPr>
              <w:t xml:space="preserve"> widths</w:t>
            </w:r>
            <w:r w:rsidRPr="009000CE">
              <w:rPr>
                <w:rFonts w:cs="Times New Roman"/>
                <w:sz w:val="20"/>
              </w:rPr>
              <w:t>) an agent may move from its birthplace.</w:t>
            </w:r>
          </w:p>
        </w:tc>
        <w:tc>
          <w:tcPr>
            <w:tcW w:w="2520" w:type="dxa"/>
            <w:vAlign w:val="center"/>
          </w:tcPr>
          <w:p w14:paraId="0D5F5C99" w14:textId="77777777" w:rsidR="004C025A" w:rsidRPr="009000CE" w:rsidRDefault="00000000">
            <w:pPr>
              <w:spacing w:line="240" w:lineRule="auto"/>
              <w:rPr>
                <w:rFonts w:cs="Times New Roman"/>
              </w:rPr>
            </w:pPr>
            <w:r w:rsidRPr="009000CE">
              <w:rPr>
                <w:rFonts w:cs="Times New Roman"/>
                <w:sz w:val="20"/>
              </w:rPr>
              <w:t>3</w:t>
            </w:r>
          </w:p>
        </w:tc>
      </w:tr>
      <w:tr w:rsidR="004C025A" w:rsidRPr="009000CE" w14:paraId="68381281" w14:textId="77777777" w:rsidTr="00B76010">
        <w:trPr>
          <w:jc w:val="center"/>
        </w:trPr>
        <w:tc>
          <w:tcPr>
            <w:tcW w:w="2358" w:type="dxa"/>
            <w:vAlign w:val="center"/>
          </w:tcPr>
          <w:p w14:paraId="4CF0DBC4" w14:textId="77777777" w:rsidR="004C025A" w:rsidRPr="009000CE" w:rsidRDefault="00000000">
            <w:pPr>
              <w:spacing w:line="240" w:lineRule="auto"/>
              <w:rPr>
                <w:rFonts w:cs="Times New Roman"/>
              </w:rPr>
            </w:pPr>
            <w:r w:rsidRPr="009000CE">
              <w:rPr>
                <w:rFonts w:cs="Times New Roman"/>
                <w:sz w:val="20"/>
              </w:rPr>
              <w:t>all-homosexual?</w:t>
            </w:r>
          </w:p>
        </w:tc>
        <w:tc>
          <w:tcPr>
            <w:tcW w:w="1035" w:type="dxa"/>
            <w:vAlign w:val="center"/>
          </w:tcPr>
          <w:p w14:paraId="4F2BCA84"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5E04FB66" w14:textId="4D3EBFD4" w:rsidR="004C025A" w:rsidRPr="009000CE" w:rsidRDefault="00000000">
            <w:pPr>
              <w:spacing w:line="240" w:lineRule="auto"/>
              <w:rPr>
                <w:rFonts w:cs="Times New Roman"/>
              </w:rPr>
            </w:pPr>
            <w:r w:rsidRPr="009000CE">
              <w:rPr>
                <w:rFonts w:cs="Times New Roman"/>
                <w:sz w:val="20"/>
              </w:rPr>
              <w:t xml:space="preserve">Switch: </w:t>
            </w:r>
            <w:r w:rsidR="005F669D">
              <w:rPr>
                <w:rFonts w:cs="Times New Roman"/>
                <w:sz w:val="20"/>
              </w:rPr>
              <w:t>Off</w:t>
            </w:r>
            <w:r w:rsidRPr="009000CE">
              <w:rPr>
                <w:rFonts w:cs="Times New Roman"/>
                <w:sz w:val="20"/>
              </w:rPr>
              <w:t xml:space="preserve"> = heterosexual partner choice; </w:t>
            </w:r>
            <w:r w:rsidR="005F669D">
              <w:rPr>
                <w:rFonts w:cs="Times New Roman"/>
                <w:sz w:val="20"/>
              </w:rPr>
              <w:t>On</w:t>
            </w:r>
            <w:r w:rsidRPr="009000CE">
              <w:rPr>
                <w:rFonts w:cs="Times New Roman"/>
                <w:sz w:val="20"/>
              </w:rPr>
              <w:t xml:space="preserve"> = same-sex partner choice.</w:t>
            </w:r>
          </w:p>
        </w:tc>
        <w:tc>
          <w:tcPr>
            <w:tcW w:w="2520" w:type="dxa"/>
            <w:vAlign w:val="center"/>
          </w:tcPr>
          <w:p w14:paraId="002D62E8" w14:textId="6AFCBF96" w:rsidR="004C025A" w:rsidRPr="009000CE" w:rsidRDefault="00C3155F">
            <w:pPr>
              <w:spacing w:line="240" w:lineRule="auto"/>
              <w:rPr>
                <w:rFonts w:cs="Times New Roman"/>
              </w:rPr>
            </w:pPr>
            <w:r>
              <w:rPr>
                <w:rFonts w:cs="Times New Roman"/>
                <w:sz w:val="20"/>
              </w:rPr>
              <w:t>Off (F</w:t>
            </w:r>
            <w:r w:rsidRPr="009000CE">
              <w:rPr>
                <w:rFonts w:cs="Times New Roman"/>
                <w:sz w:val="20"/>
              </w:rPr>
              <w:t>alse</w:t>
            </w:r>
            <w:r>
              <w:rPr>
                <w:rFonts w:cs="Times New Roman"/>
                <w:sz w:val="20"/>
              </w:rPr>
              <w:t>)</w:t>
            </w:r>
            <w:r w:rsidRPr="009000CE">
              <w:rPr>
                <w:rFonts w:cs="Times New Roman"/>
                <w:sz w:val="20"/>
              </w:rPr>
              <w:t xml:space="preserve"> /</w:t>
            </w:r>
            <w:r>
              <w:rPr>
                <w:rFonts w:cs="Times New Roman"/>
                <w:sz w:val="20"/>
              </w:rPr>
              <w:t xml:space="preserve"> On (T</w:t>
            </w:r>
            <w:r w:rsidRPr="009000CE">
              <w:rPr>
                <w:rFonts w:cs="Times New Roman"/>
                <w:sz w:val="20"/>
              </w:rPr>
              <w:t>rue</w:t>
            </w:r>
            <w:r>
              <w:rPr>
                <w:rFonts w:cs="Times New Roman"/>
                <w:sz w:val="20"/>
              </w:rPr>
              <w:t>)</w:t>
            </w:r>
          </w:p>
        </w:tc>
      </w:tr>
      <w:tr w:rsidR="004C025A" w:rsidRPr="009000CE" w14:paraId="2765A19B" w14:textId="77777777" w:rsidTr="00B76010">
        <w:trPr>
          <w:jc w:val="center"/>
        </w:trPr>
        <w:tc>
          <w:tcPr>
            <w:tcW w:w="2358" w:type="dxa"/>
            <w:vAlign w:val="center"/>
          </w:tcPr>
          <w:p w14:paraId="4A2ACFDB" w14:textId="77777777" w:rsidR="004C025A" w:rsidRPr="009000CE" w:rsidRDefault="00000000">
            <w:pPr>
              <w:spacing w:line="240" w:lineRule="auto"/>
              <w:rPr>
                <w:rFonts w:cs="Times New Roman"/>
              </w:rPr>
            </w:pPr>
            <w:r w:rsidRPr="009000CE">
              <w:rPr>
                <w:rFonts w:cs="Times New Roman"/>
                <w:sz w:val="20"/>
              </w:rPr>
              <w:t>long-term-likelihood</w:t>
            </w:r>
          </w:p>
        </w:tc>
        <w:tc>
          <w:tcPr>
            <w:tcW w:w="1035" w:type="dxa"/>
            <w:vAlign w:val="center"/>
          </w:tcPr>
          <w:p w14:paraId="6774E97C"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0B2E2D97" w14:textId="77777777" w:rsidR="004C025A" w:rsidRPr="009000CE" w:rsidRDefault="00000000">
            <w:pPr>
              <w:spacing w:line="240" w:lineRule="auto"/>
              <w:rPr>
                <w:rFonts w:cs="Times New Roman"/>
              </w:rPr>
            </w:pPr>
            <w:r w:rsidRPr="009000CE">
              <w:rPr>
                <w:rFonts w:cs="Times New Roman"/>
                <w:sz w:val="20"/>
              </w:rPr>
              <w:t>Probability that a sampled pair forms a long-term relationship in a tick.</w:t>
            </w:r>
          </w:p>
        </w:tc>
        <w:tc>
          <w:tcPr>
            <w:tcW w:w="2520" w:type="dxa"/>
            <w:vAlign w:val="center"/>
          </w:tcPr>
          <w:p w14:paraId="0597B0C8" w14:textId="6338AC0C" w:rsidR="004C025A" w:rsidRPr="009000CE" w:rsidRDefault="004B4E16">
            <w:pPr>
              <w:spacing w:line="240" w:lineRule="auto"/>
              <w:rPr>
                <w:rFonts w:cs="Times New Roman"/>
              </w:rPr>
            </w:pPr>
            <w:r>
              <w:rPr>
                <w:rFonts w:cs="Times New Roman"/>
                <w:sz w:val="20"/>
              </w:rPr>
              <w:t>.</w:t>
            </w:r>
            <w:r w:rsidRPr="009000CE">
              <w:rPr>
                <w:rFonts w:cs="Times New Roman"/>
                <w:sz w:val="20"/>
              </w:rPr>
              <w:t>10</w:t>
            </w:r>
          </w:p>
        </w:tc>
      </w:tr>
      <w:tr w:rsidR="00DB5BF8" w:rsidRPr="009000CE" w14:paraId="23EF5B2F" w14:textId="77777777" w:rsidTr="00B76010">
        <w:trPr>
          <w:jc w:val="center"/>
        </w:trPr>
        <w:tc>
          <w:tcPr>
            <w:tcW w:w="2358" w:type="dxa"/>
            <w:vAlign w:val="center"/>
          </w:tcPr>
          <w:p w14:paraId="4E4A4F8B" w14:textId="528C2400" w:rsidR="00DB5BF8" w:rsidRPr="009000CE" w:rsidRDefault="007540F0" w:rsidP="00DB5BF8">
            <w:pPr>
              <w:spacing w:line="240" w:lineRule="auto"/>
              <w:rPr>
                <w:rFonts w:cs="Times New Roman"/>
                <w:sz w:val="20"/>
              </w:rPr>
            </w:pPr>
            <w:r>
              <w:rPr>
                <w:rFonts w:cs="Times New Roman"/>
                <w:sz w:val="20"/>
              </w:rPr>
              <w:t>willingness</w:t>
            </w:r>
          </w:p>
        </w:tc>
        <w:tc>
          <w:tcPr>
            <w:tcW w:w="1035" w:type="dxa"/>
            <w:vAlign w:val="center"/>
          </w:tcPr>
          <w:p w14:paraId="13DA5EB7" w14:textId="66BFC5D5" w:rsidR="00DB5BF8" w:rsidRPr="009000CE" w:rsidRDefault="00DB5BF8" w:rsidP="00DB5BF8">
            <w:pPr>
              <w:spacing w:line="240" w:lineRule="auto"/>
              <w:jc w:val="center"/>
              <w:rPr>
                <w:rFonts w:cs="Times New Roman"/>
                <w:sz w:val="20"/>
              </w:rPr>
            </w:pPr>
            <w:r w:rsidRPr="009000CE">
              <w:rPr>
                <w:rFonts w:cs="Times New Roman"/>
                <w:sz w:val="20"/>
              </w:rPr>
              <w:t>Agent</w:t>
            </w:r>
          </w:p>
        </w:tc>
        <w:tc>
          <w:tcPr>
            <w:tcW w:w="3510" w:type="dxa"/>
            <w:vAlign w:val="center"/>
          </w:tcPr>
          <w:p w14:paraId="3B705671" w14:textId="661562CE" w:rsidR="00DB5BF8" w:rsidRPr="009000CE" w:rsidRDefault="00DB5BF8" w:rsidP="00DB5BF8">
            <w:pPr>
              <w:spacing w:line="240" w:lineRule="auto"/>
              <w:rPr>
                <w:rFonts w:cs="Times New Roman"/>
                <w:sz w:val="20"/>
              </w:rPr>
            </w:pPr>
            <w:r w:rsidRPr="009000CE">
              <w:rPr>
                <w:rFonts w:cs="Times New Roman"/>
                <w:sz w:val="20"/>
              </w:rPr>
              <w:t>Probability the agent is willing to engage in short-term mating in a tick.</w:t>
            </w:r>
          </w:p>
        </w:tc>
        <w:tc>
          <w:tcPr>
            <w:tcW w:w="2520" w:type="dxa"/>
            <w:vAlign w:val="center"/>
          </w:tcPr>
          <w:p w14:paraId="5FB0FD39" w14:textId="5D7C5E4A" w:rsidR="00DB5BF8" w:rsidRPr="009000CE" w:rsidRDefault="00DB5BF8" w:rsidP="00DB5BF8">
            <w:pPr>
              <w:spacing w:line="240" w:lineRule="auto"/>
              <w:rPr>
                <w:rFonts w:cs="Times New Roman"/>
                <w:sz w:val="20"/>
              </w:rPr>
            </w:pPr>
            <w:r w:rsidRPr="009000CE">
              <w:rPr>
                <w:rFonts w:cs="Times New Roman"/>
                <w:sz w:val="20"/>
              </w:rPr>
              <w:t>Varies by sex and condition</w:t>
            </w:r>
          </w:p>
        </w:tc>
      </w:tr>
      <w:tr w:rsidR="00DB5BF8" w:rsidRPr="009000CE" w14:paraId="5D1358DD" w14:textId="77777777" w:rsidTr="00B76010">
        <w:trPr>
          <w:jc w:val="center"/>
        </w:trPr>
        <w:tc>
          <w:tcPr>
            <w:tcW w:w="2358" w:type="dxa"/>
            <w:vAlign w:val="center"/>
          </w:tcPr>
          <w:p w14:paraId="00F56C96" w14:textId="77777777" w:rsidR="00DB5BF8" w:rsidRPr="009000CE" w:rsidRDefault="00DB5BF8" w:rsidP="00DB5BF8">
            <w:pPr>
              <w:spacing w:line="240" w:lineRule="auto"/>
              <w:rPr>
                <w:rFonts w:cs="Times New Roman"/>
              </w:rPr>
            </w:pPr>
            <w:r w:rsidRPr="009000CE">
              <w:rPr>
                <w:rFonts w:cs="Times New Roman"/>
                <w:sz w:val="20"/>
              </w:rPr>
              <w:t>desirability</w:t>
            </w:r>
          </w:p>
        </w:tc>
        <w:tc>
          <w:tcPr>
            <w:tcW w:w="1035" w:type="dxa"/>
            <w:vAlign w:val="center"/>
          </w:tcPr>
          <w:p w14:paraId="62536F9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35ECB711" w14:textId="77777777" w:rsidR="00DB5BF8" w:rsidRPr="009000CE" w:rsidRDefault="00DB5BF8" w:rsidP="00DB5BF8">
            <w:pPr>
              <w:spacing w:line="240" w:lineRule="auto"/>
              <w:rPr>
                <w:rFonts w:cs="Times New Roman"/>
              </w:rPr>
            </w:pPr>
            <w:r w:rsidRPr="009000CE">
              <w:rPr>
                <w:rFonts w:cs="Times New Roman"/>
                <w:sz w:val="20"/>
              </w:rPr>
              <w:t>Mate value used for short-term mating decisions (0–10 scale).</w:t>
            </w:r>
          </w:p>
        </w:tc>
        <w:tc>
          <w:tcPr>
            <w:tcW w:w="2520" w:type="dxa"/>
            <w:vAlign w:val="center"/>
          </w:tcPr>
          <w:p w14:paraId="5537E9DB" w14:textId="6562A2EF" w:rsidR="00DB5BF8" w:rsidRPr="009000CE" w:rsidRDefault="00DB5BF8" w:rsidP="00DB5BF8">
            <w:pPr>
              <w:spacing w:line="240" w:lineRule="auto"/>
              <w:rPr>
                <w:rFonts w:cs="Times New Roman"/>
              </w:rPr>
            </w:pPr>
            <w:r w:rsidRPr="009000CE">
              <w:rPr>
                <w:rFonts w:cs="Times New Roman"/>
                <w:sz w:val="20"/>
              </w:rPr>
              <w:t>Normal (</w:t>
            </w:r>
            <w:r w:rsidRPr="00C3155F">
              <w:rPr>
                <w:rFonts w:cs="Times New Roman"/>
                <w:i/>
                <w:iCs/>
                <w:sz w:val="20"/>
              </w:rPr>
              <w:t>M</w:t>
            </w:r>
            <w:r w:rsidR="004B4E16">
              <w:rPr>
                <w:rFonts w:cs="Times New Roman"/>
                <w:i/>
                <w:iCs/>
                <w:sz w:val="20"/>
              </w:rPr>
              <w:t xml:space="preserve"> </w:t>
            </w:r>
            <w:r w:rsidRPr="009000CE">
              <w:rPr>
                <w:rFonts w:cs="Times New Roman"/>
                <w:sz w:val="20"/>
              </w:rPr>
              <w:t>=</w:t>
            </w:r>
            <w:r w:rsidR="004B4E16">
              <w:rPr>
                <w:rFonts w:cs="Times New Roman"/>
                <w:sz w:val="20"/>
              </w:rPr>
              <w:t xml:space="preserve"> </w:t>
            </w:r>
            <w:r w:rsidRPr="009000CE">
              <w:rPr>
                <w:rFonts w:cs="Times New Roman"/>
                <w:sz w:val="20"/>
              </w:rPr>
              <w:t xml:space="preserve">5, </w:t>
            </w:r>
            <w:r w:rsidRPr="00C3155F">
              <w:rPr>
                <w:rFonts w:cs="Times New Roman"/>
                <w:i/>
                <w:iCs/>
                <w:sz w:val="20"/>
              </w:rPr>
              <w:t>SD</w:t>
            </w:r>
            <w:r w:rsidR="004B4E16">
              <w:rPr>
                <w:rFonts w:cs="Times New Roman"/>
                <w:i/>
                <w:iCs/>
                <w:sz w:val="20"/>
              </w:rPr>
              <w:t xml:space="preserve"> </w:t>
            </w:r>
            <w:r w:rsidRPr="009000CE">
              <w:rPr>
                <w:rFonts w:cs="Times New Roman"/>
                <w:sz w:val="20"/>
              </w:rPr>
              <w:t>=</w:t>
            </w:r>
            <w:r w:rsidR="004B4E16">
              <w:rPr>
                <w:rFonts w:cs="Times New Roman"/>
                <w:sz w:val="20"/>
              </w:rPr>
              <w:t xml:space="preserve"> </w:t>
            </w:r>
            <w:r w:rsidRPr="009000CE">
              <w:rPr>
                <w:rFonts w:cs="Times New Roman"/>
                <w:sz w:val="20"/>
              </w:rPr>
              <w:t>1.5)</w:t>
            </w:r>
          </w:p>
        </w:tc>
      </w:tr>
      <w:tr w:rsidR="00DB5BF8" w:rsidRPr="009000CE" w14:paraId="531A605E" w14:textId="77777777" w:rsidTr="00B76010">
        <w:trPr>
          <w:jc w:val="center"/>
        </w:trPr>
        <w:tc>
          <w:tcPr>
            <w:tcW w:w="2358" w:type="dxa"/>
            <w:vAlign w:val="center"/>
          </w:tcPr>
          <w:p w14:paraId="552F93A9" w14:textId="452E4CD6" w:rsidR="00DB5BF8" w:rsidRPr="009000CE" w:rsidRDefault="0006542A" w:rsidP="00DB5BF8">
            <w:pPr>
              <w:spacing w:line="240" w:lineRule="auto"/>
              <w:rPr>
                <w:rFonts w:cs="Times New Roman"/>
              </w:rPr>
            </w:pPr>
            <w:r>
              <w:rPr>
                <w:rFonts w:cs="Times New Roman"/>
                <w:sz w:val="20"/>
              </w:rPr>
              <w:t>desirability</w:t>
            </w:r>
            <w:r w:rsidR="00DB5BF8" w:rsidRPr="009000CE">
              <w:rPr>
                <w:rFonts w:cs="Times New Roman"/>
                <w:sz w:val="20"/>
              </w:rPr>
              <w:t>-standard</w:t>
            </w:r>
          </w:p>
        </w:tc>
        <w:tc>
          <w:tcPr>
            <w:tcW w:w="1035" w:type="dxa"/>
            <w:vAlign w:val="center"/>
          </w:tcPr>
          <w:p w14:paraId="1D40941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517DD3BA" w14:textId="77777777" w:rsidR="00DB5BF8" w:rsidRPr="009000CE" w:rsidRDefault="00DB5BF8" w:rsidP="00DB5BF8">
            <w:pPr>
              <w:spacing w:line="240" w:lineRule="auto"/>
              <w:rPr>
                <w:rFonts w:cs="Times New Roman"/>
              </w:rPr>
            </w:pPr>
            <w:r w:rsidRPr="009000CE">
              <w:rPr>
                <w:rFonts w:cs="Times New Roman"/>
                <w:sz w:val="20"/>
              </w:rPr>
              <w:t>Minimum desirability required of a short-term partner.</w:t>
            </w:r>
          </w:p>
        </w:tc>
        <w:tc>
          <w:tcPr>
            <w:tcW w:w="2520" w:type="dxa"/>
            <w:vAlign w:val="center"/>
          </w:tcPr>
          <w:p w14:paraId="63306833" w14:textId="77777777" w:rsidR="00DB5BF8" w:rsidRPr="009000CE" w:rsidRDefault="00DB5BF8" w:rsidP="00DB5BF8">
            <w:pPr>
              <w:spacing w:line="240" w:lineRule="auto"/>
              <w:rPr>
                <w:rFonts w:cs="Times New Roman"/>
              </w:rPr>
            </w:pPr>
            <w:r w:rsidRPr="009000CE">
              <w:rPr>
                <w:rFonts w:cs="Times New Roman"/>
                <w:sz w:val="20"/>
              </w:rPr>
              <w:t>Varies by sex and condition</w:t>
            </w:r>
          </w:p>
        </w:tc>
      </w:tr>
      <w:tr w:rsidR="00DB5BF8" w:rsidRPr="009000CE" w14:paraId="6CDCD290" w14:textId="77777777" w:rsidTr="00B76010">
        <w:trPr>
          <w:jc w:val="center"/>
        </w:trPr>
        <w:tc>
          <w:tcPr>
            <w:tcW w:w="2358" w:type="dxa"/>
            <w:vAlign w:val="center"/>
          </w:tcPr>
          <w:p w14:paraId="35EFC8F2" w14:textId="77777777" w:rsidR="00DB5BF8" w:rsidRPr="009000CE" w:rsidRDefault="00DB5BF8" w:rsidP="00DB5BF8">
            <w:pPr>
              <w:spacing w:line="240" w:lineRule="auto"/>
              <w:rPr>
                <w:rFonts w:cs="Times New Roman"/>
              </w:rPr>
            </w:pPr>
            <w:r w:rsidRPr="009000CE">
              <w:rPr>
                <w:rFonts w:cs="Times New Roman"/>
                <w:sz w:val="20"/>
              </w:rPr>
              <w:t>coupled?</w:t>
            </w:r>
          </w:p>
        </w:tc>
        <w:tc>
          <w:tcPr>
            <w:tcW w:w="1035" w:type="dxa"/>
            <w:vAlign w:val="center"/>
          </w:tcPr>
          <w:p w14:paraId="4AFCBABD"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5C94C1CB" w14:textId="77777777" w:rsidR="00DB5BF8" w:rsidRPr="009000CE" w:rsidRDefault="00DB5BF8" w:rsidP="00DB5BF8">
            <w:pPr>
              <w:spacing w:line="240" w:lineRule="auto"/>
              <w:rPr>
                <w:rFonts w:cs="Times New Roman"/>
              </w:rPr>
            </w:pPr>
            <w:r w:rsidRPr="009000CE">
              <w:rPr>
                <w:rFonts w:cs="Times New Roman"/>
                <w:sz w:val="20"/>
              </w:rPr>
              <w:t>Whether the agent is currently in a long-term relationship.</w:t>
            </w:r>
          </w:p>
        </w:tc>
        <w:tc>
          <w:tcPr>
            <w:tcW w:w="2520" w:type="dxa"/>
            <w:vAlign w:val="center"/>
          </w:tcPr>
          <w:p w14:paraId="51DB807B" w14:textId="52AA5861" w:rsidR="00DB5BF8" w:rsidRPr="009000CE" w:rsidRDefault="00DB5BF8" w:rsidP="00DB5BF8">
            <w:pPr>
              <w:spacing w:line="240" w:lineRule="auto"/>
              <w:rPr>
                <w:rFonts w:cs="Times New Roman"/>
              </w:rPr>
            </w:pPr>
            <w:r>
              <w:rPr>
                <w:rFonts w:cs="Times New Roman"/>
                <w:sz w:val="20"/>
              </w:rPr>
              <w:t>False</w:t>
            </w:r>
            <w:r w:rsidRPr="009000CE">
              <w:rPr>
                <w:rFonts w:cs="Times New Roman"/>
                <w:sz w:val="20"/>
              </w:rPr>
              <w:t xml:space="preserve"> at setup</w:t>
            </w:r>
          </w:p>
        </w:tc>
      </w:tr>
      <w:tr w:rsidR="00DB5BF8" w:rsidRPr="009000CE" w14:paraId="6DE57069" w14:textId="77777777" w:rsidTr="00B76010">
        <w:trPr>
          <w:jc w:val="center"/>
        </w:trPr>
        <w:tc>
          <w:tcPr>
            <w:tcW w:w="2358" w:type="dxa"/>
            <w:vAlign w:val="center"/>
          </w:tcPr>
          <w:p w14:paraId="6E86BD05" w14:textId="77777777" w:rsidR="00DB5BF8" w:rsidRPr="009000CE" w:rsidRDefault="00DB5BF8" w:rsidP="00DB5BF8">
            <w:pPr>
              <w:spacing w:line="240" w:lineRule="auto"/>
              <w:rPr>
                <w:rFonts w:cs="Times New Roman"/>
              </w:rPr>
            </w:pPr>
            <w:r w:rsidRPr="009000CE">
              <w:rPr>
                <w:rFonts w:cs="Times New Roman"/>
                <w:sz w:val="20"/>
              </w:rPr>
              <w:t>partner</w:t>
            </w:r>
          </w:p>
        </w:tc>
        <w:tc>
          <w:tcPr>
            <w:tcW w:w="1035" w:type="dxa"/>
            <w:vAlign w:val="center"/>
          </w:tcPr>
          <w:p w14:paraId="420E596F"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3B89D177" w14:textId="77777777" w:rsidR="00DB5BF8" w:rsidRPr="009000CE" w:rsidRDefault="00DB5BF8" w:rsidP="00DB5BF8">
            <w:pPr>
              <w:spacing w:line="240" w:lineRule="auto"/>
              <w:rPr>
                <w:rFonts w:cs="Times New Roman"/>
              </w:rPr>
            </w:pPr>
            <w:r w:rsidRPr="009000CE">
              <w:rPr>
                <w:rFonts w:cs="Times New Roman"/>
                <w:sz w:val="20"/>
              </w:rPr>
              <w:t>Identity of the agent’s long-term partner (if coupled).</w:t>
            </w:r>
          </w:p>
        </w:tc>
        <w:tc>
          <w:tcPr>
            <w:tcW w:w="2520" w:type="dxa"/>
            <w:vAlign w:val="center"/>
          </w:tcPr>
          <w:p w14:paraId="3135896A" w14:textId="77777777" w:rsidR="00DB5BF8" w:rsidRPr="009000CE" w:rsidRDefault="00DB5BF8" w:rsidP="00DB5BF8">
            <w:pPr>
              <w:spacing w:line="240" w:lineRule="auto"/>
              <w:rPr>
                <w:rFonts w:cs="Times New Roman"/>
              </w:rPr>
            </w:pPr>
            <w:r w:rsidRPr="009000CE">
              <w:rPr>
                <w:rFonts w:cs="Times New Roman"/>
                <w:sz w:val="20"/>
              </w:rPr>
              <w:t>None at setup</w:t>
            </w:r>
          </w:p>
        </w:tc>
      </w:tr>
      <w:tr w:rsidR="00DB5BF8" w:rsidRPr="009000CE" w14:paraId="3F0EBF49" w14:textId="77777777" w:rsidTr="00B76010">
        <w:trPr>
          <w:jc w:val="center"/>
        </w:trPr>
        <w:tc>
          <w:tcPr>
            <w:tcW w:w="2358" w:type="dxa"/>
            <w:vAlign w:val="center"/>
          </w:tcPr>
          <w:p w14:paraId="1616623C" w14:textId="77777777" w:rsidR="00DB5BF8" w:rsidRPr="009000CE" w:rsidRDefault="00DB5BF8" w:rsidP="00DB5BF8">
            <w:pPr>
              <w:spacing w:line="240" w:lineRule="auto"/>
              <w:rPr>
                <w:rFonts w:cs="Times New Roman"/>
              </w:rPr>
            </w:pPr>
            <w:r w:rsidRPr="009000CE">
              <w:rPr>
                <w:rFonts w:cs="Times New Roman"/>
                <w:sz w:val="20"/>
              </w:rPr>
              <w:t>short-term-count</w:t>
            </w:r>
          </w:p>
        </w:tc>
        <w:tc>
          <w:tcPr>
            <w:tcW w:w="1035" w:type="dxa"/>
            <w:vAlign w:val="center"/>
          </w:tcPr>
          <w:p w14:paraId="73C3557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27B27C84" w14:textId="45C479B8" w:rsidR="00DB5BF8" w:rsidRPr="009000CE" w:rsidRDefault="00DB5BF8" w:rsidP="00DB5BF8">
            <w:pPr>
              <w:spacing w:line="240" w:lineRule="auto"/>
              <w:rPr>
                <w:rFonts w:cs="Times New Roman"/>
              </w:rPr>
            </w:pPr>
            <w:r w:rsidRPr="009000CE">
              <w:rPr>
                <w:rFonts w:cs="Times New Roman"/>
                <w:sz w:val="20"/>
              </w:rPr>
              <w:t xml:space="preserve">Number of short-term </w:t>
            </w:r>
            <w:r w:rsidR="0006542A">
              <w:rPr>
                <w:rFonts w:cs="Times New Roman"/>
                <w:sz w:val="20"/>
              </w:rPr>
              <w:t xml:space="preserve">mating </w:t>
            </w:r>
            <w:r w:rsidRPr="009000CE">
              <w:rPr>
                <w:rFonts w:cs="Times New Roman"/>
                <w:sz w:val="20"/>
              </w:rPr>
              <w:t>encounters experienced so far.</w:t>
            </w:r>
          </w:p>
        </w:tc>
        <w:tc>
          <w:tcPr>
            <w:tcW w:w="2520" w:type="dxa"/>
            <w:vAlign w:val="center"/>
          </w:tcPr>
          <w:p w14:paraId="055F961E" w14:textId="77777777" w:rsidR="00DB5BF8" w:rsidRPr="009000CE" w:rsidRDefault="00DB5BF8" w:rsidP="00DB5BF8">
            <w:pPr>
              <w:spacing w:line="240" w:lineRule="auto"/>
              <w:rPr>
                <w:rFonts w:cs="Times New Roman"/>
              </w:rPr>
            </w:pPr>
            <w:r w:rsidRPr="009000CE">
              <w:rPr>
                <w:rFonts w:cs="Times New Roman"/>
                <w:sz w:val="20"/>
              </w:rPr>
              <w:t>0 at setup</w:t>
            </w:r>
          </w:p>
        </w:tc>
      </w:tr>
      <w:tr w:rsidR="00DB5BF8" w:rsidRPr="009000CE" w14:paraId="1039C06A" w14:textId="77777777" w:rsidTr="00B76010">
        <w:trPr>
          <w:jc w:val="center"/>
        </w:trPr>
        <w:tc>
          <w:tcPr>
            <w:tcW w:w="2358" w:type="dxa"/>
            <w:vAlign w:val="center"/>
          </w:tcPr>
          <w:p w14:paraId="33CD2AD0" w14:textId="77777777" w:rsidR="00DB5BF8" w:rsidRPr="009000CE" w:rsidRDefault="00DB5BF8" w:rsidP="00B76010">
            <w:pPr>
              <w:spacing w:before="120" w:after="120" w:line="240" w:lineRule="auto"/>
              <w:rPr>
                <w:rFonts w:cs="Times New Roman"/>
              </w:rPr>
            </w:pPr>
            <w:r w:rsidRPr="009000CE">
              <w:rPr>
                <w:rFonts w:cs="Times New Roman"/>
                <w:sz w:val="20"/>
              </w:rPr>
              <w:t>short-term-history</w:t>
            </w:r>
          </w:p>
        </w:tc>
        <w:tc>
          <w:tcPr>
            <w:tcW w:w="1035" w:type="dxa"/>
            <w:vAlign w:val="center"/>
          </w:tcPr>
          <w:p w14:paraId="60F0387D" w14:textId="77777777" w:rsidR="00DB5BF8" w:rsidRPr="009000CE" w:rsidRDefault="00DB5BF8" w:rsidP="00B76010">
            <w:pPr>
              <w:spacing w:before="120" w:after="120" w:line="240" w:lineRule="auto"/>
              <w:jc w:val="center"/>
              <w:rPr>
                <w:rFonts w:cs="Times New Roman"/>
              </w:rPr>
            </w:pPr>
            <w:r w:rsidRPr="009000CE">
              <w:rPr>
                <w:rFonts w:cs="Times New Roman"/>
                <w:sz w:val="20"/>
              </w:rPr>
              <w:t>Agent</w:t>
            </w:r>
          </w:p>
        </w:tc>
        <w:tc>
          <w:tcPr>
            <w:tcW w:w="3510" w:type="dxa"/>
            <w:vAlign w:val="center"/>
          </w:tcPr>
          <w:p w14:paraId="7AB405D3" w14:textId="4EF8589C" w:rsidR="00DB5BF8" w:rsidRPr="009000CE" w:rsidRDefault="00DB5BF8" w:rsidP="00B76010">
            <w:pPr>
              <w:spacing w:before="120" w:after="120" w:line="240" w:lineRule="auto"/>
              <w:rPr>
                <w:rFonts w:cs="Times New Roman"/>
              </w:rPr>
            </w:pPr>
            <w:r w:rsidRPr="009000CE">
              <w:rPr>
                <w:rFonts w:cs="Times New Roman"/>
                <w:sz w:val="20"/>
              </w:rPr>
              <w:t>List of unique past short-term partners</w:t>
            </w:r>
          </w:p>
        </w:tc>
        <w:tc>
          <w:tcPr>
            <w:tcW w:w="2520" w:type="dxa"/>
            <w:vAlign w:val="center"/>
          </w:tcPr>
          <w:p w14:paraId="67505780" w14:textId="77777777" w:rsidR="00DB5BF8" w:rsidRPr="009000CE" w:rsidRDefault="00DB5BF8" w:rsidP="00B76010">
            <w:pPr>
              <w:spacing w:before="120" w:after="120" w:line="240" w:lineRule="auto"/>
              <w:rPr>
                <w:rFonts w:cs="Times New Roman"/>
              </w:rPr>
            </w:pPr>
            <w:r w:rsidRPr="009000CE">
              <w:rPr>
                <w:rFonts w:cs="Times New Roman"/>
                <w:sz w:val="20"/>
              </w:rPr>
              <w:t>Empty at setup</w:t>
            </w:r>
          </w:p>
        </w:tc>
      </w:tr>
      <w:tr w:rsidR="00DB5BF8" w:rsidRPr="009000CE" w14:paraId="0DCB7840" w14:textId="77777777" w:rsidTr="00B76010">
        <w:trPr>
          <w:jc w:val="center"/>
        </w:trPr>
        <w:tc>
          <w:tcPr>
            <w:tcW w:w="2358" w:type="dxa"/>
            <w:vAlign w:val="center"/>
          </w:tcPr>
          <w:p w14:paraId="1297601A" w14:textId="5EF4BABB" w:rsidR="00DB5BF8" w:rsidRPr="009000CE" w:rsidRDefault="00DB5BF8" w:rsidP="00DB5BF8">
            <w:pPr>
              <w:spacing w:line="240" w:lineRule="auto"/>
              <w:rPr>
                <w:rFonts w:cs="Times New Roman"/>
              </w:rPr>
            </w:pPr>
            <w:r w:rsidRPr="009000CE">
              <w:rPr>
                <w:rFonts w:cs="Times New Roman"/>
                <w:sz w:val="20"/>
              </w:rPr>
              <w:t>number-of-short-partner</w:t>
            </w:r>
            <w:r w:rsidR="00C754EA">
              <w:rPr>
                <w:rFonts w:cs="Times New Roman"/>
                <w:sz w:val="20"/>
              </w:rPr>
              <w:t>s</w:t>
            </w:r>
          </w:p>
        </w:tc>
        <w:tc>
          <w:tcPr>
            <w:tcW w:w="1035" w:type="dxa"/>
            <w:vAlign w:val="center"/>
          </w:tcPr>
          <w:p w14:paraId="544E84C2"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6347F2F9" w14:textId="77777777" w:rsidR="00DB5BF8" w:rsidRPr="009000CE" w:rsidRDefault="00DB5BF8" w:rsidP="00DB5BF8">
            <w:pPr>
              <w:spacing w:line="240" w:lineRule="auto"/>
              <w:rPr>
                <w:rFonts w:cs="Times New Roman"/>
              </w:rPr>
            </w:pPr>
            <w:r w:rsidRPr="009000CE">
              <w:rPr>
                <w:rFonts w:cs="Times New Roman"/>
                <w:sz w:val="20"/>
              </w:rPr>
              <w:t>Number of distinct short-term partners (length of short-term-history).</w:t>
            </w:r>
          </w:p>
        </w:tc>
        <w:tc>
          <w:tcPr>
            <w:tcW w:w="2520" w:type="dxa"/>
            <w:vAlign w:val="center"/>
          </w:tcPr>
          <w:p w14:paraId="5A4114E5" w14:textId="77777777" w:rsidR="00DB5BF8" w:rsidRPr="009000CE" w:rsidRDefault="00DB5BF8" w:rsidP="00DB5BF8">
            <w:pPr>
              <w:spacing w:line="240" w:lineRule="auto"/>
              <w:rPr>
                <w:rFonts w:cs="Times New Roman"/>
              </w:rPr>
            </w:pPr>
            <w:r w:rsidRPr="009000CE">
              <w:rPr>
                <w:rFonts w:cs="Times New Roman"/>
                <w:sz w:val="20"/>
              </w:rPr>
              <w:t>0 at setup</w:t>
            </w:r>
          </w:p>
        </w:tc>
      </w:tr>
      <w:tr w:rsidR="00DB5BF8" w:rsidRPr="009000CE" w14:paraId="50CDC4E8" w14:textId="77777777" w:rsidTr="00B76010">
        <w:trPr>
          <w:jc w:val="center"/>
        </w:trPr>
        <w:tc>
          <w:tcPr>
            <w:tcW w:w="2358" w:type="dxa"/>
            <w:vAlign w:val="center"/>
          </w:tcPr>
          <w:p w14:paraId="51D0E7AC" w14:textId="77777777" w:rsidR="00DB5BF8" w:rsidRPr="009000CE" w:rsidRDefault="00DB5BF8" w:rsidP="00DB5BF8">
            <w:pPr>
              <w:spacing w:line="240" w:lineRule="auto"/>
              <w:rPr>
                <w:rFonts w:cs="Times New Roman"/>
              </w:rPr>
            </w:pPr>
            <w:r w:rsidRPr="009000CE">
              <w:rPr>
                <w:rFonts w:cs="Times New Roman"/>
                <w:sz w:val="20"/>
              </w:rPr>
              <w:t>initiator?</w:t>
            </w:r>
          </w:p>
        </w:tc>
        <w:tc>
          <w:tcPr>
            <w:tcW w:w="1035" w:type="dxa"/>
            <w:vAlign w:val="center"/>
          </w:tcPr>
          <w:p w14:paraId="565482B5"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03272FB3" w14:textId="77777777" w:rsidR="00DB5BF8" w:rsidRPr="009000CE" w:rsidRDefault="00DB5BF8" w:rsidP="00DB5BF8">
            <w:pPr>
              <w:spacing w:line="240" w:lineRule="auto"/>
              <w:rPr>
                <w:rFonts w:cs="Times New Roman"/>
              </w:rPr>
            </w:pPr>
            <w:r w:rsidRPr="009000CE">
              <w:rPr>
                <w:rFonts w:cs="Times New Roman"/>
                <w:sz w:val="20"/>
              </w:rPr>
              <w:t>Whether the agent initiates partner search (used in same-sex experiment).</w:t>
            </w:r>
          </w:p>
        </w:tc>
        <w:tc>
          <w:tcPr>
            <w:tcW w:w="2520" w:type="dxa"/>
            <w:vAlign w:val="center"/>
          </w:tcPr>
          <w:p w14:paraId="115DA69E" w14:textId="77777777" w:rsidR="00DB5BF8" w:rsidRPr="009000CE" w:rsidRDefault="00DB5BF8" w:rsidP="00DB5BF8">
            <w:pPr>
              <w:spacing w:line="240" w:lineRule="auto"/>
              <w:rPr>
                <w:rFonts w:cs="Times New Roman"/>
              </w:rPr>
            </w:pPr>
            <w:r w:rsidRPr="009000CE">
              <w:rPr>
                <w:rFonts w:cs="Times New Roman"/>
                <w:sz w:val="20"/>
              </w:rPr>
              <w:t>Assigned at setup</w:t>
            </w:r>
          </w:p>
        </w:tc>
      </w:tr>
    </w:tbl>
    <w:p w14:paraId="55E8BD32" w14:textId="77777777" w:rsidR="00DB5BF8" w:rsidRDefault="00DB5BF8">
      <w:pPr>
        <w:rPr>
          <w:rFonts w:cs="Times New Roman"/>
        </w:rPr>
      </w:pPr>
    </w:p>
    <w:p w14:paraId="0107CA08" w14:textId="44FCC294" w:rsidR="004C025A" w:rsidRPr="009000CE" w:rsidRDefault="00000000" w:rsidP="00B76010">
      <w:pPr>
        <w:spacing w:line="240" w:lineRule="auto"/>
        <w:ind w:left="630" w:hanging="630"/>
        <w:rPr>
          <w:rFonts w:cs="Times New Roman"/>
        </w:rPr>
      </w:pPr>
      <w:r w:rsidRPr="00B76010">
        <w:rPr>
          <w:rFonts w:cs="Times New Roman"/>
          <w:i/>
          <w:iCs/>
        </w:rPr>
        <w:t>Note</w:t>
      </w:r>
      <w:r w:rsidR="007868E8">
        <w:rPr>
          <w:rFonts w:cs="Times New Roman"/>
        </w:rPr>
        <w:t>:</w:t>
      </w:r>
      <w:r w:rsidRPr="009000CE">
        <w:rPr>
          <w:rFonts w:cs="Times New Roman"/>
        </w:rPr>
        <w:t xml:space="preserve"> </w:t>
      </w:r>
      <w:r w:rsidR="007868E8">
        <w:rPr>
          <w:rFonts w:cs="Times New Roman"/>
        </w:rPr>
        <w:tab/>
      </w:r>
      <w:r w:rsidRPr="009000CE">
        <w:rPr>
          <w:rFonts w:cs="Times New Roman"/>
        </w:rPr>
        <w:t xml:space="preserve">Variable names match those used on the model’s </w:t>
      </w:r>
      <w:proofErr w:type="spellStart"/>
      <w:r w:rsidRPr="009000CE">
        <w:rPr>
          <w:rFonts w:cs="Times New Roman"/>
        </w:rPr>
        <w:t>NetLogo</w:t>
      </w:r>
      <w:proofErr w:type="spellEnd"/>
      <w:r w:rsidRPr="009000CE">
        <w:rPr>
          <w:rFonts w:cs="Times New Roman"/>
        </w:rPr>
        <w:t xml:space="preserve"> interface and in its code. Percentages are expressed on a 0–100 scale in the interface.</w:t>
      </w:r>
    </w:p>
    <w:p w14:paraId="3DE28BA6" w14:textId="420F72BF" w:rsidR="00FE2DE9" w:rsidRDefault="00FE2DE9" w:rsidP="00B76010">
      <w:pPr>
        <w:ind w:left="994" w:hanging="994"/>
        <w:rPr>
          <w:rFonts w:cs="Times New Roman"/>
        </w:rPr>
      </w:pPr>
    </w:p>
    <w:p w14:paraId="56891196" w14:textId="77777777" w:rsidR="00FE2DE9" w:rsidRDefault="00FE2DE9" w:rsidP="00B76010">
      <w:pPr>
        <w:ind w:left="994" w:hanging="994"/>
        <w:rPr>
          <w:rFonts w:cs="Times New Roman"/>
        </w:rPr>
      </w:pPr>
    </w:p>
    <w:p w14:paraId="54E7DB2B" w14:textId="77777777" w:rsidR="009438A6" w:rsidRDefault="009438A6" w:rsidP="009438A6">
      <w:pPr>
        <w:ind w:left="994" w:hanging="994"/>
        <w:rPr>
          <w:rFonts w:cs="Times New Roman"/>
        </w:rPr>
      </w:pPr>
    </w:p>
    <w:p w14:paraId="453FC012" w14:textId="77777777" w:rsidR="00E31BE5" w:rsidRDefault="009438A6" w:rsidP="00E31BE5">
      <w:pPr>
        <w:ind w:left="994" w:hanging="994"/>
        <w:rPr>
          <w:rFonts w:cs="Times New Roman"/>
        </w:rPr>
      </w:pPr>
      <w:r>
        <w:rPr>
          <w:rFonts w:cs="Times New Roman"/>
        </w:rPr>
        <w:br w:type="column"/>
      </w:r>
    </w:p>
    <w:p w14:paraId="70C3DAF9" w14:textId="76421BC5" w:rsidR="00E31BE5" w:rsidRDefault="00E31BE5" w:rsidP="00E31BE5">
      <w:pPr>
        <w:ind w:left="994" w:hanging="994"/>
        <w:rPr>
          <w:rFonts w:cs="Times New Roman"/>
        </w:rPr>
      </w:pPr>
    </w:p>
    <w:p w14:paraId="01434426" w14:textId="77777777" w:rsidR="009F26E0" w:rsidRDefault="009F26E0" w:rsidP="00E31BE5">
      <w:pPr>
        <w:ind w:left="994" w:hanging="994"/>
        <w:rPr>
          <w:rFonts w:cs="Times New Roman"/>
        </w:rPr>
      </w:pPr>
    </w:p>
    <w:p w14:paraId="2A0B3AC9" w14:textId="77777777" w:rsidR="009F26E0" w:rsidRDefault="009F26E0" w:rsidP="00E31BE5">
      <w:pPr>
        <w:ind w:left="994" w:hanging="994"/>
        <w:rPr>
          <w:rFonts w:cs="Times New Roman"/>
        </w:rPr>
      </w:pPr>
    </w:p>
    <w:p w14:paraId="15BAEA59" w14:textId="4AC2621F" w:rsidR="0026641F" w:rsidRDefault="0026641F" w:rsidP="0026641F">
      <w:pPr>
        <w:pStyle w:val="NormalWeb"/>
        <w:spacing w:before="0" w:beforeAutospacing="0" w:after="0" w:afterAutospacing="0"/>
        <w:ind w:left="990" w:hanging="990"/>
      </w:pPr>
      <w:r>
        <w:t>Figure 1</w:t>
      </w:r>
      <w:r>
        <w:rPr>
          <w:i/>
          <w:iCs/>
        </w:rPr>
        <w:t>.</w:t>
      </w:r>
      <w:r>
        <w:rPr>
          <w:i/>
          <w:iCs/>
        </w:rPr>
        <w:tab/>
        <w:t xml:space="preserve"> </w:t>
      </w:r>
      <w:r w:rsidRPr="0026641F">
        <w:rPr>
          <w:i/>
          <w:iCs/>
        </w:rPr>
        <w:t xml:space="preserve">Average number of males and female with at least one short-term mating </w:t>
      </w:r>
      <w:r w:rsidR="00C82A00">
        <w:rPr>
          <w:i/>
          <w:iCs/>
        </w:rPr>
        <w:t>encounter</w:t>
      </w:r>
      <w:r w:rsidRPr="0026641F">
        <w:rPr>
          <w:i/>
          <w:iCs/>
        </w:rPr>
        <w:t xml:space="preserve"> in the heterosexual (Panel A) </w:t>
      </w:r>
      <w:commentRangeStart w:id="47"/>
      <w:r w:rsidRPr="0026641F">
        <w:rPr>
          <w:i/>
          <w:iCs/>
        </w:rPr>
        <w:t>and same-sex (Panel B) populations</w:t>
      </w:r>
      <w:commentRangeEnd w:id="47"/>
      <w:r w:rsidR="00054539" w:rsidRPr="0026641F">
        <w:rPr>
          <w:rStyle w:val="CommentReference"/>
          <w:i/>
          <w:iCs/>
          <w:sz w:val="24"/>
          <w:szCs w:val="24"/>
        </w:rPr>
        <w:commentReference w:id="47"/>
      </w:r>
      <w:r w:rsidRPr="0026641F">
        <w:rPr>
          <w:i/>
          <w:iCs/>
        </w:rPr>
        <w:t>.</w:t>
      </w:r>
    </w:p>
    <w:p w14:paraId="01B3220A" w14:textId="57525818" w:rsidR="0026641F" w:rsidRDefault="0021794B" w:rsidP="0026641F">
      <w:pPr>
        <w:pStyle w:val="NormalWeb"/>
        <w:spacing w:before="0" w:beforeAutospacing="0" w:after="0" w:afterAutospacing="0"/>
        <w:rPr>
          <w:rFonts w:asciiTheme="minorHAnsi" w:eastAsiaTheme="minorEastAsia" w:hAnsi="Calibri" w:cstheme="minorBidi"/>
          <w:color w:val="000000" w:themeColor="text1"/>
          <w:kern w:val="24"/>
        </w:rPr>
      </w:pPr>
      <w:r>
        <w:rPr>
          <w:rFonts w:asciiTheme="minorHAnsi" w:eastAsiaTheme="minorEastAsia" w:hAnsi="Calibri" w:cstheme="minorBidi"/>
          <w:noProof/>
          <w:color w:val="000000" w:themeColor="text1"/>
          <w:kern w:val="24"/>
        </w:rPr>
        <w:drawing>
          <wp:anchor distT="0" distB="0" distL="114300" distR="114300" simplePos="0" relativeHeight="251656704" behindDoc="0" locked="0" layoutInCell="1" allowOverlap="1" wp14:anchorId="0A48670A" wp14:editId="35BBE762">
            <wp:simplePos x="0" y="0"/>
            <wp:positionH relativeFrom="column">
              <wp:posOffset>165100</wp:posOffset>
            </wp:positionH>
            <wp:positionV relativeFrom="paragraph">
              <wp:posOffset>247015</wp:posOffset>
            </wp:positionV>
            <wp:extent cx="5676900" cy="2553335"/>
            <wp:effectExtent l="0" t="0" r="0" b="0"/>
            <wp:wrapSquare wrapText="bothSides"/>
            <wp:docPr id="110246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2553335"/>
                    </a:xfrm>
                    <a:prstGeom prst="rect">
                      <a:avLst/>
                    </a:prstGeom>
                    <a:noFill/>
                  </pic:spPr>
                </pic:pic>
              </a:graphicData>
            </a:graphic>
            <wp14:sizeRelH relativeFrom="page">
              <wp14:pctWidth>0</wp14:pctWidth>
            </wp14:sizeRelH>
            <wp14:sizeRelV relativeFrom="page">
              <wp14:pctHeight>0</wp14:pctHeight>
            </wp14:sizeRelV>
          </wp:anchor>
        </w:drawing>
      </w:r>
    </w:p>
    <w:p w14:paraId="29C20677" w14:textId="316FF062" w:rsidR="0026641F" w:rsidRDefault="0026641F" w:rsidP="0026641F">
      <w:pPr>
        <w:pStyle w:val="NormalWeb"/>
        <w:spacing w:before="0" w:beforeAutospacing="0" w:after="0" w:afterAutospacing="0"/>
        <w:rPr>
          <w:rFonts w:asciiTheme="minorHAnsi" w:eastAsiaTheme="minorEastAsia" w:hAnsi="Calibri" w:cstheme="minorBidi"/>
          <w:color w:val="000000" w:themeColor="text1"/>
          <w:kern w:val="24"/>
        </w:rPr>
      </w:pPr>
    </w:p>
    <w:p w14:paraId="2C2C8728" w14:textId="0C965CEF" w:rsidR="0026641F" w:rsidRDefault="0026641F" w:rsidP="0026641F">
      <w:pPr>
        <w:pStyle w:val="NormalWeb"/>
        <w:spacing w:before="0" w:beforeAutospacing="0" w:after="0" w:afterAutospacing="0"/>
        <w:rPr>
          <w:rFonts w:asciiTheme="minorHAnsi" w:eastAsiaTheme="minorEastAsia" w:hAnsi="Calibri" w:cstheme="minorBidi"/>
          <w:color w:val="000000" w:themeColor="text1"/>
          <w:kern w:val="24"/>
        </w:rPr>
      </w:pPr>
    </w:p>
    <w:p w14:paraId="24B47A6B" w14:textId="7DD09583" w:rsidR="00E31BE5" w:rsidRPr="00057E0A" w:rsidRDefault="0026641F" w:rsidP="00057E0A">
      <w:pPr>
        <w:spacing w:line="240" w:lineRule="auto"/>
        <w:ind w:left="1080" w:hanging="630"/>
        <w:rPr>
          <w:rFonts w:cs="Times New Roman"/>
        </w:rPr>
      </w:pPr>
      <w:r w:rsidRPr="0026641F">
        <w:rPr>
          <w:rFonts w:cs="Times New Roman"/>
          <w:i/>
          <w:iCs/>
        </w:rPr>
        <w:t>Note</w:t>
      </w:r>
      <w:r w:rsidRPr="0026641F">
        <w:rPr>
          <w:rFonts w:cs="Times New Roman"/>
        </w:rPr>
        <w:t>:</w:t>
      </w:r>
      <w:r w:rsidRPr="0026641F">
        <w:rPr>
          <w:rFonts w:cs="Times New Roman"/>
        </w:rPr>
        <w:tab/>
        <w:t>Conditions are as follows:  DW/DS = different willingness and different desirability standard, DW/SS = Different willingness but same desirability standard, SW/DS = same willingness but different desirability standard, and SW/SS= same willingness and same desirability standard.  Standard errors are not represented in these figures, but in all cases are ≤ .001 in Panel A, and ≤ ??? in Panel B.</w:t>
      </w:r>
    </w:p>
    <w:p w14:paraId="6414BF48" w14:textId="77777777" w:rsidR="00E31BE5" w:rsidRDefault="00E31BE5" w:rsidP="00E31BE5">
      <w:pPr>
        <w:rPr>
          <w:rFonts w:cs="Times New Roman"/>
        </w:rPr>
      </w:pPr>
    </w:p>
    <w:p w14:paraId="0AFB1F20" w14:textId="77777777" w:rsidR="00E31BE5" w:rsidRDefault="00E31BE5" w:rsidP="00E31BE5">
      <w:pPr>
        <w:ind w:left="994" w:hanging="994"/>
        <w:rPr>
          <w:rFonts w:cs="Times New Roman"/>
        </w:rPr>
      </w:pPr>
    </w:p>
    <w:p w14:paraId="5EE5CCAA" w14:textId="77777777" w:rsidR="00E31BE5" w:rsidRDefault="00E31BE5" w:rsidP="00E31BE5">
      <w:pPr>
        <w:ind w:left="994" w:hanging="994"/>
        <w:rPr>
          <w:rFonts w:cs="Times New Roman"/>
        </w:rPr>
      </w:pPr>
      <w:r>
        <w:rPr>
          <w:rFonts w:cs="Times New Roman"/>
        </w:rPr>
        <w:br w:type="column"/>
      </w:r>
    </w:p>
    <w:p w14:paraId="5DCFD3F1" w14:textId="30E97EE2" w:rsidR="009438A6" w:rsidRDefault="009438A6" w:rsidP="009438A6">
      <w:pPr>
        <w:ind w:left="994" w:hanging="994"/>
        <w:rPr>
          <w:rFonts w:cs="Times New Roman"/>
        </w:rPr>
      </w:pPr>
    </w:p>
    <w:p w14:paraId="0DB54D1D" w14:textId="77777777" w:rsidR="009438A6" w:rsidRDefault="009438A6" w:rsidP="009438A6">
      <w:pPr>
        <w:ind w:left="994" w:hanging="994"/>
        <w:rPr>
          <w:rFonts w:cs="Times New Roman"/>
        </w:rPr>
      </w:pPr>
    </w:p>
    <w:p w14:paraId="27CD9AF0" w14:textId="77777777" w:rsidR="009438A6" w:rsidRDefault="009438A6" w:rsidP="009438A6">
      <w:pPr>
        <w:ind w:left="994" w:hanging="994"/>
        <w:rPr>
          <w:rFonts w:cs="Times New Roman"/>
        </w:rPr>
      </w:pPr>
    </w:p>
    <w:p w14:paraId="24F0B715" w14:textId="53AD2137" w:rsidR="00730C73" w:rsidRDefault="00554CEB" w:rsidP="00B76010">
      <w:pPr>
        <w:spacing w:line="240" w:lineRule="auto"/>
        <w:ind w:left="994" w:hanging="994"/>
      </w:pPr>
      <w:r>
        <w:rPr>
          <w:rFonts w:cs="Times New Roman"/>
        </w:rPr>
        <w:t xml:space="preserve">Figure </w:t>
      </w:r>
      <w:r w:rsidR="003536FF">
        <w:rPr>
          <w:rFonts w:cs="Times New Roman"/>
        </w:rPr>
        <w:t>2</w:t>
      </w:r>
      <w:r w:rsidR="00730C73">
        <w:rPr>
          <w:rFonts w:cs="Times New Roman"/>
        </w:rPr>
        <w:t>:</w:t>
      </w:r>
      <w:r w:rsidR="00730C73">
        <w:rPr>
          <w:rFonts w:cs="Times New Roman"/>
        </w:rPr>
        <w:tab/>
      </w:r>
      <w:r w:rsidR="00730C73" w:rsidRPr="00FE2DE9">
        <w:rPr>
          <w:i/>
          <w:iCs/>
        </w:rPr>
        <w:t xml:space="preserve">Average number of </w:t>
      </w:r>
      <w:r w:rsidR="009604F3">
        <w:rPr>
          <w:i/>
          <w:iCs/>
        </w:rPr>
        <w:t xml:space="preserve">short-term </w:t>
      </w:r>
      <w:r w:rsidR="00730C73" w:rsidRPr="00FE2DE9">
        <w:rPr>
          <w:i/>
          <w:iCs/>
        </w:rPr>
        <w:t xml:space="preserve">mating </w:t>
      </w:r>
      <w:r w:rsidR="00174972">
        <w:rPr>
          <w:i/>
          <w:iCs/>
        </w:rPr>
        <w:t>encounters</w:t>
      </w:r>
      <w:r w:rsidR="00730C73" w:rsidRPr="00FE2DE9">
        <w:rPr>
          <w:i/>
          <w:iCs/>
        </w:rPr>
        <w:t xml:space="preserve"> (Panel A) and unique</w:t>
      </w:r>
      <w:r w:rsidR="009604F3">
        <w:rPr>
          <w:i/>
          <w:iCs/>
        </w:rPr>
        <w:t xml:space="preserve"> short-term mating partners</w:t>
      </w:r>
      <w:r w:rsidR="00730C73" w:rsidRPr="00FE2DE9">
        <w:rPr>
          <w:i/>
          <w:iCs/>
        </w:rPr>
        <w:t xml:space="preserve"> (Pamel B) for those in the </w:t>
      </w:r>
      <w:r w:rsidR="00FE2DE9">
        <w:rPr>
          <w:i/>
          <w:iCs/>
        </w:rPr>
        <w:t xml:space="preserve">heterosexual </w:t>
      </w:r>
      <w:r w:rsidR="00730C73" w:rsidRPr="00FE2DE9">
        <w:rPr>
          <w:i/>
          <w:iCs/>
        </w:rPr>
        <w:t>mating pool.</w:t>
      </w:r>
    </w:p>
    <w:p w14:paraId="12E4CB75" w14:textId="33E018CB" w:rsidR="00730C73" w:rsidRDefault="00FA710D" w:rsidP="00730C73">
      <w:r>
        <w:rPr>
          <w:noProof/>
        </w:rPr>
        <w:drawing>
          <wp:anchor distT="0" distB="0" distL="114300" distR="114300" simplePos="0" relativeHeight="251663872" behindDoc="0" locked="0" layoutInCell="1" allowOverlap="1" wp14:anchorId="35B4FBA9" wp14:editId="69042D54">
            <wp:simplePos x="0" y="0"/>
            <wp:positionH relativeFrom="column">
              <wp:posOffset>0</wp:posOffset>
            </wp:positionH>
            <wp:positionV relativeFrom="paragraph">
              <wp:posOffset>393700</wp:posOffset>
            </wp:positionV>
            <wp:extent cx="5943600" cy="2673350"/>
            <wp:effectExtent l="0" t="0" r="0" b="0"/>
            <wp:wrapSquare wrapText="bothSides"/>
            <wp:docPr id="178675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pic:spPr>
                </pic:pic>
              </a:graphicData>
            </a:graphic>
            <wp14:sizeRelH relativeFrom="page">
              <wp14:pctWidth>0</wp14:pctWidth>
            </wp14:sizeRelH>
            <wp14:sizeRelV relativeFrom="page">
              <wp14:pctHeight>0</wp14:pctHeight>
            </wp14:sizeRelV>
          </wp:anchor>
        </w:drawing>
      </w:r>
    </w:p>
    <w:p w14:paraId="5D14B9AC" w14:textId="3CFF0E9E" w:rsidR="00730C73" w:rsidRPr="00730C73" w:rsidRDefault="00730C73" w:rsidP="00730C73"/>
    <w:p w14:paraId="52DF1F98" w14:textId="73E65B46" w:rsidR="00730C73" w:rsidRPr="00730C73" w:rsidRDefault="00730C73" w:rsidP="00FE2DE9">
      <w:pPr>
        <w:spacing w:line="240" w:lineRule="auto"/>
        <w:ind w:left="1080" w:hanging="630"/>
        <w:rPr>
          <w:rFonts w:cs="Times New Roman"/>
        </w:rPr>
      </w:pPr>
      <w:r w:rsidRPr="00FE2DE9">
        <w:rPr>
          <w:rFonts w:cs="Times New Roman"/>
          <w:i/>
          <w:iCs/>
        </w:rPr>
        <w:t>Note</w:t>
      </w:r>
      <w:r w:rsidRPr="00730C73">
        <w:rPr>
          <w:rFonts w:cs="Times New Roman"/>
        </w:rPr>
        <w:t>:</w:t>
      </w:r>
      <w:r>
        <w:rPr>
          <w:rFonts w:cs="Times New Roman"/>
        </w:rPr>
        <w:tab/>
      </w:r>
      <w:r w:rsidRPr="00730C73">
        <w:rPr>
          <w:rFonts w:cs="Times New Roman"/>
        </w:rPr>
        <w:t xml:space="preserve">The mating pool is defined as all agents with &gt; 0 mating </w:t>
      </w:r>
      <w:r w:rsidR="00174972">
        <w:rPr>
          <w:rFonts w:cs="Times New Roman"/>
        </w:rPr>
        <w:t>encounters</w:t>
      </w:r>
      <w:r w:rsidRPr="00730C73">
        <w:rPr>
          <w:rFonts w:cs="Times New Roman"/>
        </w:rPr>
        <w:t xml:space="preserve"> after 1,000 Ticks.  Conditions are as follows: D</w:t>
      </w:r>
      <w:r w:rsidR="00880ADE">
        <w:rPr>
          <w:rFonts w:cs="Times New Roman"/>
        </w:rPr>
        <w:t>W</w:t>
      </w:r>
      <w:r w:rsidRPr="00730C73">
        <w:rPr>
          <w:rFonts w:cs="Times New Roman"/>
        </w:rPr>
        <w:t>/D</w:t>
      </w:r>
      <w:r w:rsidR="00880ADE">
        <w:rPr>
          <w:rFonts w:cs="Times New Roman"/>
        </w:rPr>
        <w:t>S</w:t>
      </w:r>
      <w:r w:rsidRPr="00730C73">
        <w:rPr>
          <w:rFonts w:cs="Times New Roman"/>
        </w:rPr>
        <w:t xml:space="preserve"> = </w:t>
      </w:r>
      <w:r w:rsidR="00B76010">
        <w:rPr>
          <w:rFonts w:cs="Times New Roman"/>
        </w:rPr>
        <w:t>d</w:t>
      </w:r>
      <w:r w:rsidRPr="00730C73">
        <w:rPr>
          <w:rFonts w:cs="Times New Roman"/>
        </w:rPr>
        <w:t xml:space="preserve">ifferent </w:t>
      </w:r>
      <w:r w:rsidR="00B76010">
        <w:rPr>
          <w:rFonts w:cs="Times New Roman"/>
        </w:rPr>
        <w:t>w</w:t>
      </w:r>
      <w:r w:rsidRPr="00730C73">
        <w:rPr>
          <w:rFonts w:cs="Times New Roman"/>
        </w:rPr>
        <w:t xml:space="preserve">illingness </w:t>
      </w:r>
      <w:r w:rsidR="00344CB1">
        <w:rPr>
          <w:rFonts w:cs="Times New Roman"/>
        </w:rPr>
        <w:t xml:space="preserve">to engage in short-term mating </w:t>
      </w:r>
      <w:r w:rsidRPr="00730C73">
        <w:rPr>
          <w:rFonts w:cs="Times New Roman"/>
        </w:rPr>
        <w:t xml:space="preserve">and </w:t>
      </w:r>
      <w:r w:rsidR="00B76010">
        <w:rPr>
          <w:rFonts w:cs="Times New Roman"/>
        </w:rPr>
        <w:t>d</w:t>
      </w:r>
      <w:r w:rsidRPr="00730C73">
        <w:rPr>
          <w:rFonts w:cs="Times New Roman"/>
        </w:rPr>
        <w:t xml:space="preserve">ifferent </w:t>
      </w:r>
      <w:r w:rsidR="00B76010">
        <w:rPr>
          <w:rFonts w:cs="Times New Roman"/>
        </w:rPr>
        <w:t>d</w:t>
      </w:r>
      <w:r w:rsidRPr="00730C73">
        <w:rPr>
          <w:rFonts w:cs="Times New Roman"/>
        </w:rPr>
        <w:t>esirability standard</w:t>
      </w:r>
      <w:r w:rsidR="00344CB1">
        <w:rPr>
          <w:rFonts w:cs="Times New Roman"/>
        </w:rPr>
        <w:t>s</w:t>
      </w:r>
      <w:r w:rsidRPr="00730C73">
        <w:rPr>
          <w:rFonts w:cs="Times New Roman"/>
        </w:rPr>
        <w:t>, D</w:t>
      </w:r>
      <w:r w:rsidR="00880ADE">
        <w:rPr>
          <w:rFonts w:cs="Times New Roman"/>
        </w:rPr>
        <w:t>W</w:t>
      </w:r>
      <w:r w:rsidRPr="00730C73">
        <w:rPr>
          <w:rFonts w:cs="Times New Roman"/>
        </w:rPr>
        <w:t>/S</w:t>
      </w:r>
      <w:r w:rsidR="00880ADE">
        <w:rPr>
          <w:rFonts w:cs="Times New Roman"/>
        </w:rPr>
        <w:t>S</w:t>
      </w:r>
      <w:r w:rsidRPr="00730C73">
        <w:rPr>
          <w:rFonts w:cs="Times New Roman"/>
        </w:rPr>
        <w:t xml:space="preserve"> = </w:t>
      </w:r>
      <w:r w:rsidR="00344CB1">
        <w:rPr>
          <w:rFonts w:cs="Times New Roman"/>
        </w:rPr>
        <w:t>d</w:t>
      </w:r>
      <w:r w:rsidRPr="00730C73">
        <w:rPr>
          <w:rFonts w:cs="Times New Roman"/>
        </w:rPr>
        <w:t>ifferent willingness</w:t>
      </w:r>
      <w:r w:rsidR="00344CB1">
        <w:rPr>
          <w:rFonts w:cs="Times New Roman"/>
        </w:rPr>
        <w:t xml:space="preserve"> to engage in short-term mating</w:t>
      </w:r>
      <w:r w:rsidRPr="00730C73">
        <w:rPr>
          <w:rFonts w:cs="Times New Roman"/>
        </w:rPr>
        <w:t xml:space="preserve"> but </w:t>
      </w:r>
      <w:r w:rsidR="00B76010">
        <w:rPr>
          <w:rFonts w:cs="Times New Roman"/>
        </w:rPr>
        <w:t>s</w:t>
      </w:r>
      <w:r w:rsidRPr="00730C73">
        <w:rPr>
          <w:rFonts w:cs="Times New Roman"/>
        </w:rPr>
        <w:t xml:space="preserve">ame </w:t>
      </w:r>
      <w:r w:rsidR="00B76010">
        <w:rPr>
          <w:rFonts w:cs="Times New Roman"/>
        </w:rPr>
        <w:t>d</w:t>
      </w:r>
      <w:r w:rsidRPr="00730C73">
        <w:rPr>
          <w:rFonts w:cs="Times New Roman"/>
        </w:rPr>
        <w:t>esirability standard</w:t>
      </w:r>
      <w:r w:rsidR="00344CB1">
        <w:rPr>
          <w:rFonts w:cs="Times New Roman"/>
        </w:rPr>
        <w:t>s</w:t>
      </w:r>
      <w:r w:rsidRPr="00730C73">
        <w:rPr>
          <w:rFonts w:cs="Times New Roman"/>
        </w:rPr>
        <w:t>, S</w:t>
      </w:r>
      <w:r w:rsidR="00880ADE">
        <w:rPr>
          <w:rFonts w:cs="Times New Roman"/>
        </w:rPr>
        <w:t>W</w:t>
      </w:r>
      <w:r w:rsidRPr="00730C73">
        <w:rPr>
          <w:rFonts w:cs="Times New Roman"/>
        </w:rPr>
        <w:t>/D</w:t>
      </w:r>
      <w:r w:rsidR="00880ADE">
        <w:rPr>
          <w:rFonts w:cs="Times New Roman"/>
        </w:rPr>
        <w:t>S</w:t>
      </w:r>
      <w:r w:rsidRPr="00730C73">
        <w:rPr>
          <w:rFonts w:cs="Times New Roman"/>
        </w:rPr>
        <w:t xml:space="preserve"> = same willingness </w:t>
      </w:r>
      <w:r w:rsidR="00344CB1">
        <w:rPr>
          <w:rFonts w:cs="Times New Roman"/>
        </w:rPr>
        <w:t>to engage in short-term mating</w:t>
      </w:r>
      <w:r w:rsidR="00344CB1" w:rsidRPr="00730C73">
        <w:rPr>
          <w:rFonts w:cs="Times New Roman"/>
        </w:rPr>
        <w:t xml:space="preserve"> </w:t>
      </w:r>
      <w:r w:rsidRPr="00730C73">
        <w:rPr>
          <w:rFonts w:cs="Times New Roman"/>
        </w:rPr>
        <w:t>but different desirability standard</w:t>
      </w:r>
      <w:r w:rsidR="00344CB1">
        <w:rPr>
          <w:rFonts w:cs="Times New Roman"/>
        </w:rPr>
        <w:t>s</w:t>
      </w:r>
      <w:r w:rsidRPr="00730C73">
        <w:rPr>
          <w:rFonts w:cs="Times New Roman"/>
        </w:rPr>
        <w:t>, and S</w:t>
      </w:r>
      <w:r w:rsidR="00880ADE">
        <w:rPr>
          <w:rFonts w:cs="Times New Roman"/>
        </w:rPr>
        <w:t>W</w:t>
      </w:r>
      <w:r w:rsidRPr="00730C73">
        <w:rPr>
          <w:rFonts w:cs="Times New Roman"/>
        </w:rPr>
        <w:t>/S</w:t>
      </w:r>
      <w:r w:rsidR="00880ADE">
        <w:rPr>
          <w:rFonts w:cs="Times New Roman"/>
        </w:rPr>
        <w:t>S</w:t>
      </w:r>
      <w:r w:rsidR="00FE2DE9">
        <w:rPr>
          <w:rFonts w:cs="Times New Roman"/>
        </w:rPr>
        <w:t xml:space="preserve"> </w:t>
      </w:r>
      <w:r w:rsidRPr="00730C73">
        <w:rPr>
          <w:rFonts w:cs="Times New Roman"/>
        </w:rPr>
        <w:t xml:space="preserve">= same willingness </w:t>
      </w:r>
      <w:r w:rsidR="00344CB1">
        <w:rPr>
          <w:rFonts w:cs="Times New Roman"/>
        </w:rPr>
        <w:t>to engage in short-term mating</w:t>
      </w:r>
      <w:r w:rsidR="00344CB1" w:rsidRPr="00730C73">
        <w:rPr>
          <w:rFonts w:cs="Times New Roman"/>
        </w:rPr>
        <w:t xml:space="preserve"> </w:t>
      </w:r>
      <w:r w:rsidRPr="00730C73">
        <w:rPr>
          <w:rFonts w:cs="Times New Roman"/>
        </w:rPr>
        <w:t>and same desirability standard</w:t>
      </w:r>
      <w:r w:rsidR="00344CB1">
        <w:rPr>
          <w:rFonts w:cs="Times New Roman"/>
        </w:rPr>
        <w:t>s</w:t>
      </w:r>
      <w:r w:rsidRPr="00730C73">
        <w:rPr>
          <w:rFonts w:cs="Times New Roman"/>
        </w:rPr>
        <w:t>.</w:t>
      </w:r>
      <w:r w:rsidR="00933E6E">
        <w:rPr>
          <w:rFonts w:cs="Times New Roman"/>
        </w:rPr>
        <w:t xml:space="preserve"> Standard errors </w:t>
      </w:r>
      <w:r w:rsidR="00057E0A">
        <w:rPr>
          <w:rFonts w:cs="Times New Roman"/>
        </w:rPr>
        <w:t xml:space="preserve">are </w:t>
      </w:r>
      <w:r w:rsidR="0023367D">
        <w:rPr>
          <w:rFonts w:cs="Times New Roman"/>
        </w:rPr>
        <w:t>not represented in the</w:t>
      </w:r>
      <w:r w:rsidR="00FE2DE9">
        <w:rPr>
          <w:rFonts w:cs="Times New Roman"/>
        </w:rPr>
        <w:t>se</w:t>
      </w:r>
      <w:r w:rsidR="0023367D">
        <w:rPr>
          <w:rFonts w:cs="Times New Roman"/>
        </w:rPr>
        <w:t xml:space="preserve"> figures, but in all cases </w:t>
      </w:r>
      <w:r w:rsidR="00933E6E">
        <w:rPr>
          <w:rFonts w:cs="Times New Roman"/>
        </w:rPr>
        <w:t xml:space="preserve">are ≤ .01 in </w:t>
      </w:r>
      <w:r w:rsidR="00C15C18">
        <w:rPr>
          <w:rFonts w:cs="Times New Roman"/>
        </w:rPr>
        <w:t>Panel A, and ≤ .00</w:t>
      </w:r>
      <w:r w:rsidR="00FE2DE9">
        <w:rPr>
          <w:rFonts w:cs="Times New Roman"/>
        </w:rPr>
        <w:t>4</w:t>
      </w:r>
      <w:r w:rsidR="00C15C18">
        <w:rPr>
          <w:rFonts w:cs="Times New Roman"/>
        </w:rPr>
        <w:t xml:space="preserve"> in Panel B.</w:t>
      </w:r>
      <w:r w:rsidRPr="00730C73">
        <w:rPr>
          <w:rFonts w:cs="Times New Roman"/>
        </w:rPr>
        <w:t xml:space="preserve">  </w:t>
      </w:r>
    </w:p>
    <w:p w14:paraId="60BC7CF0" w14:textId="4BDD722D" w:rsidR="00730C73" w:rsidRDefault="00730C73">
      <w:pPr>
        <w:rPr>
          <w:rFonts w:cs="Times New Roman"/>
        </w:rPr>
      </w:pPr>
    </w:p>
    <w:p w14:paraId="7FF74B68" w14:textId="77777777" w:rsidR="00FE2DE9" w:rsidRDefault="00FE2DE9" w:rsidP="00FE2DE9">
      <w:pPr>
        <w:ind w:left="994" w:hanging="994"/>
        <w:rPr>
          <w:rFonts w:cs="Times New Roman"/>
        </w:rPr>
      </w:pPr>
    </w:p>
    <w:p w14:paraId="4D14C0AD" w14:textId="77777777" w:rsidR="00FE2DE9" w:rsidRDefault="00FE2DE9" w:rsidP="00FE2DE9">
      <w:pPr>
        <w:ind w:left="994" w:hanging="994"/>
        <w:rPr>
          <w:rFonts w:cs="Times New Roman"/>
        </w:rPr>
      </w:pPr>
      <w:r>
        <w:rPr>
          <w:rFonts w:cs="Times New Roman"/>
        </w:rPr>
        <w:br w:type="column"/>
      </w:r>
    </w:p>
    <w:p w14:paraId="30309C44" w14:textId="77777777" w:rsidR="00FE2DE9" w:rsidRDefault="00FE2DE9" w:rsidP="00FE2DE9">
      <w:pPr>
        <w:ind w:left="994" w:hanging="994"/>
        <w:rPr>
          <w:rFonts w:cs="Times New Roman"/>
        </w:rPr>
      </w:pPr>
    </w:p>
    <w:p w14:paraId="7AAB33E7" w14:textId="77777777" w:rsidR="00FA710D" w:rsidRDefault="00FA710D" w:rsidP="00FE2DE9">
      <w:pPr>
        <w:ind w:left="994" w:hanging="994"/>
        <w:rPr>
          <w:rFonts w:cs="Times New Roman"/>
        </w:rPr>
      </w:pPr>
    </w:p>
    <w:p w14:paraId="67963BAA" w14:textId="77777777" w:rsidR="00FA710D" w:rsidRDefault="00FA710D" w:rsidP="00FE2DE9">
      <w:pPr>
        <w:ind w:left="994" w:hanging="994"/>
        <w:rPr>
          <w:rFonts w:cs="Times New Roman"/>
        </w:rPr>
      </w:pPr>
    </w:p>
    <w:p w14:paraId="7BE55D92" w14:textId="657DD525" w:rsidR="00FE2DE9" w:rsidRDefault="00FE2DE9" w:rsidP="00FA710D">
      <w:pPr>
        <w:spacing w:line="240" w:lineRule="auto"/>
        <w:ind w:left="994" w:hanging="994"/>
      </w:pPr>
      <w:r>
        <w:rPr>
          <w:rFonts w:cs="Times New Roman"/>
        </w:rPr>
        <w:t xml:space="preserve">Figure </w:t>
      </w:r>
      <w:r w:rsidR="003536FF">
        <w:rPr>
          <w:rFonts w:cs="Times New Roman"/>
        </w:rPr>
        <w:t>3</w:t>
      </w:r>
      <w:r>
        <w:rPr>
          <w:rFonts w:cs="Times New Roman"/>
        </w:rPr>
        <w:t>:</w:t>
      </w:r>
      <w:r>
        <w:rPr>
          <w:rFonts w:cs="Times New Roman"/>
        </w:rPr>
        <w:tab/>
      </w:r>
      <w:r w:rsidR="009604F3" w:rsidRPr="00FE2DE9">
        <w:rPr>
          <w:i/>
          <w:iCs/>
        </w:rPr>
        <w:t xml:space="preserve">Average number of </w:t>
      </w:r>
      <w:r w:rsidR="009604F3">
        <w:rPr>
          <w:i/>
          <w:iCs/>
        </w:rPr>
        <w:t xml:space="preserve">short-term </w:t>
      </w:r>
      <w:r w:rsidR="009604F3" w:rsidRPr="00FE2DE9">
        <w:rPr>
          <w:i/>
          <w:iCs/>
        </w:rPr>
        <w:t>mating e</w:t>
      </w:r>
      <w:r w:rsidR="00174972">
        <w:rPr>
          <w:i/>
          <w:iCs/>
        </w:rPr>
        <w:t>ncounters</w:t>
      </w:r>
      <w:r w:rsidR="009604F3" w:rsidRPr="00FE2DE9">
        <w:rPr>
          <w:i/>
          <w:iCs/>
        </w:rPr>
        <w:t xml:space="preserve"> (Panel A) and unique</w:t>
      </w:r>
      <w:r w:rsidR="009604F3">
        <w:rPr>
          <w:i/>
          <w:iCs/>
        </w:rPr>
        <w:t xml:space="preserve"> short-term mating partners</w:t>
      </w:r>
      <w:r w:rsidR="009604F3" w:rsidRPr="00FE2DE9">
        <w:rPr>
          <w:i/>
          <w:iCs/>
        </w:rPr>
        <w:t xml:space="preserve"> (Pamel B) for those in</w:t>
      </w:r>
      <w:r w:rsidRPr="00FE2DE9">
        <w:rPr>
          <w:i/>
          <w:iCs/>
        </w:rPr>
        <w:t xml:space="preserve"> the </w:t>
      </w:r>
      <w:r>
        <w:rPr>
          <w:i/>
          <w:iCs/>
        </w:rPr>
        <w:t xml:space="preserve">same-sex </w:t>
      </w:r>
      <w:r w:rsidRPr="00FE2DE9">
        <w:rPr>
          <w:i/>
          <w:iCs/>
        </w:rPr>
        <w:t>mating pool.</w:t>
      </w:r>
    </w:p>
    <w:p w14:paraId="29439770" w14:textId="2766CB61" w:rsidR="00FE2DE9" w:rsidRDefault="00FA710D" w:rsidP="00FE2DE9">
      <w:r>
        <w:rPr>
          <w:noProof/>
        </w:rPr>
        <w:drawing>
          <wp:anchor distT="0" distB="0" distL="114300" distR="114300" simplePos="0" relativeHeight="251659776" behindDoc="0" locked="0" layoutInCell="1" allowOverlap="1" wp14:anchorId="28F5960F" wp14:editId="15C0807B">
            <wp:simplePos x="0" y="0"/>
            <wp:positionH relativeFrom="column">
              <wp:posOffset>0</wp:posOffset>
            </wp:positionH>
            <wp:positionV relativeFrom="paragraph">
              <wp:posOffset>374015</wp:posOffset>
            </wp:positionV>
            <wp:extent cx="6019800" cy="2707640"/>
            <wp:effectExtent l="0" t="0" r="0" b="0"/>
            <wp:wrapSquare wrapText="bothSides"/>
            <wp:docPr id="203454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800" cy="2707640"/>
                    </a:xfrm>
                    <a:prstGeom prst="rect">
                      <a:avLst/>
                    </a:prstGeom>
                    <a:noFill/>
                  </pic:spPr>
                </pic:pic>
              </a:graphicData>
            </a:graphic>
            <wp14:sizeRelH relativeFrom="page">
              <wp14:pctWidth>0</wp14:pctWidth>
            </wp14:sizeRelH>
            <wp14:sizeRelV relativeFrom="page">
              <wp14:pctHeight>0</wp14:pctHeight>
            </wp14:sizeRelV>
          </wp:anchor>
        </w:drawing>
      </w:r>
    </w:p>
    <w:p w14:paraId="6512ED54" w14:textId="77777777" w:rsidR="00FA710D" w:rsidRPr="00730C73" w:rsidRDefault="00FA710D" w:rsidP="00FE2DE9"/>
    <w:p w14:paraId="21155EA9" w14:textId="73241C9D" w:rsidR="00FE2DE9" w:rsidRPr="00730C73" w:rsidRDefault="00FE2DE9" w:rsidP="00FE2DE9">
      <w:pPr>
        <w:spacing w:line="240" w:lineRule="auto"/>
        <w:ind w:left="1080" w:hanging="630"/>
        <w:rPr>
          <w:rFonts w:cs="Times New Roman"/>
        </w:rPr>
      </w:pPr>
      <w:r w:rsidRPr="00FE2DE9">
        <w:rPr>
          <w:rFonts w:cs="Times New Roman"/>
          <w:i/>
          <w:iCs/>
        </w:rPr>
        <w:t>Note</w:t>
      </w:r>
      <w:r w:rsidRPr="00730C73">
        <w:rPr>
          <w:rFonts w:cs="Times New Roman"/>
        </w:rPr>
        <w:t>:</w:t>
      </w:r>
      <w:r>
        <w:rPr>
          <w:rFonts w:cs="Times New Roman"/>
        </w:rPr>
        <w:tab/>
      </w:r>
      <w:r w:rsidRPr="00730C73">
        <w:rPr>
          <w:rFonts w:cs="Times New Roman"/>
        </w:rPr>
        <w:t xml:space="preserve">The mating pool is defined as all agents with &gt; 0 mating </w:t>
      </w:r>
      <w:r w:rsidR="00174972">
        <w:rPr>
          <w:rFonts w:cs="Times New Roman"/>
        </w:rPr>
        <w:t>encounters</w:t>
      </w:r>
      <w:r w:rsidRPr="00730C73">
        <w:rPr>
          <w:rFonts w:cs="Times New Roman"/>
        </w:rPr>
        <w:t xml:space="preserve"> after 1,000 Ticks. </w:t>
      </w:r>
      <w:r w:rsidR="00344CB1" w:rsidRPr="00730C73">
        <w:rPr>
          <w:rFonts w:cs="Times New Roman"/>
        </w:rPr>
        <w:t>Conditions are as follows: D</w:t>
      </w:r>
      <w:r w:rsidR="00344CB1">
        <w:rPr>
          <w:rFonts w:cs="Times New Roman"/>
        </w:rPr>
        <w:t>W</w:t>
      </w:r>
      <w:r w:rsidR="00344CB1" w:rsidRPr="00730C73">
        <w:rPr>
          <w:rFonts w:cs="Times New Roman"/>
        </w:rPr>
        <w:t>/D</w:t>
      </w:r>
      <w:r w:rsidR="00344CB1">
        <w:rPr>
          <w:rFonts w:cs="Times New Roman"/>
        </w:rPr>
        <w:t>S</w:t>
      </w:r>
      <w:r w:rsidR="00344CB1" w:rsidRPr="00730C73">
        <w:rPr>
          <w:rFonts w:cs="Times New Roman"/>
        </w:rPr>
        <w:t xml:space="preserve"> = </w:t>
      </w:r>
      <w:r w:rsidR="00344CB1">
        <w:rPr>
          <w:rFonts w:cs="Times New Roman"/>
        </w:rPr>
        <w:t>d</w:t>
      </w:r>
      <w:r w:rsidR="00344CB1" w:rsidRPr="00730C73">
        <w:rPr>
          <w:rFonts w:cs="Times New Roman"/>
        </w:rPr>
        <w:t xml:space="preserve">ifferent </w:t>
      </w:r>
      <w:r w:rsidR="00344CB1">
        <w:rPr>
          <w:rFonts w:cs="Times New Roman"/>
        </w:rPr>
        <w:t>w</w:t>
      </w:r>
      <w:r w:rsidR="00344CB1" w:rsidRPr="00730C73">
        <w:rPr>
          <w:rFonts w:cs="Times New Roman"/>
        </w:rPr>
        <w:t xml:space="preserve">illingness </w:t>
      </w:r>
      <w:r w:rsidR="00344CB1">
        <w:rPr>
          <w:rFonts w:cs="Times New Roman"/>
        </w:rPr>
        <w:t xml:space="preserve">to engage in short-term mating </w:t>
      </w:r>
      <w:r w:rsidR="00344CB1" w:rsidRPr="00730C73">
        <w:rPr>
          <w:rFonts w:cs="Times New Roman"/>
        </w:rPr>
        <w:t xml:space="preserve">and </w:t>
      </w:r>
      <w:r w:rsidR="00344CB1">
        <w:rPr>
          <w:rFonts w:cs="Times New Roman"/>
        </w:rPr>
        <w:t>d</w:t>
      </w:r>
      <w:r w:rsidR="00344CB1" w:rsidRPr="00730C73">
        <w:rPr>
          <w:rFonts w:cs="Times New Roman"/>
        </w:rPr>
        <w:t xml:space="preserve">ifferent </w:t>
      </w:r>
      <w:r w:rsidR="00344CB1">
        <w:rPr>
          <w:rFonts w:cs="Times New Roman"/>
        </w:rPr>
        <w:t>d</w:t>
      </w:r>
      <w:r w:rsidR="00344CB1" w:rsidRPr="00730C73">
        <w:rPr>
          <w:rFonts w:cs="Times New Roman"/>
        </w:rPr>
        <w:t>esirability standard</w:t>
      </w:r>
      <w:r w:rsidR="00344CB1">
        <w:rPr>
          <w:rFonts w:cs="Times New Roman"/>
        </w:rPr>
        <w:t>s</w:t>
      </w:r>
      <w:r w:rsidR="00344CB1" w:rsidRPr="00730C73">
        <w:rPr>
          <w:rFonts w:cs="Times New Roman"/>
        </w:rPr>
        <w:t>, D</w:t>
      </w:r>
      <w:r w:rsidR="00344CB1">
        <w:rPr>
          <w:rFonts w:cs="Times New Roman"/>
        </w:rPr>
        <w:t>W</w:t>
      </w:r>
      <w:r w:rsidR="00344CB1" w:rsidRPr="00730C73">
        <w:rPr>
          <w:rFonts w:cs="Times New Roman"/>
        </w:rPr>
        <w:t>/S</w:t>
      </w:r>
      <w:r w:rsidR="00344CB1">
        <w:rPr>
          <w:rFonts w:cs="Times New Roman"/>
        </w:rPr>
        <w:t>S</w:t>
      </w:r>
      <w:r w:rsidR="00344CB1" w:rsidRPr="00730C73">
        <w:rPr>
          <w:rFonts w:cs="Times New Roman"/>
        </w:rPr>
        <w:t xml:space="preserve"> = </w:t>
      </w:r>
      <w:r w:rsidR="00344CB1">
        <w:rPr>
          <w:rFonts w:cs="Times New Roman"/>
        </w:rPr>
        <w:t>d</w:t>
      </w:r>
      <w:r w:rsidR="00344CB1" w:rsidRPr="00730C73">
        <w:rPr>
          <w:rFonts w:cs="Times New Roman"/>
        </w:rPr>
        <w:t>ifferent willingness</w:t>
      </w:r>
      <w:r w:rsidR="00344CB1">
        <w:rPr>
          <w:rFonts w:cs="Times New Roman"/>
        </w:rPr>
        <w:t xml:space="preserve"> to engage in short-term mating</w:t>
      </w:r>
      <w:r w:rsidR="00344CB1" w:rsidRPr="00730C73">
        <w:rPr>
          <w:rFonts w:cs="Times New Roman"/>
        </w:rPr>
        <w:t xml:space="preserve"> but </w:t>
      </w:r>
      <w:r w:rsidR="00344CB1">
        <w:rPr>
          <w:rFonts w:cs="Times New Roman"/>
        </w:rPr>
        <w:t>s</w:t>
      </w:r>
      <w:r w:rsidR="00344CB1" w:rsidRPr="00730C73">
        <w:rPr>
          <w:rFonts w:cs="Times New Roman"/>
        </w:rPr>
        <w:t xml:space="preserve">ame </w:t>
      </w:r>
      <w:r w:rsidR="00344CB1">
        <w:rPr>
          <w:rFonts w:cs="Times New Roman"/>
        </w:rPr>
        <w:t>d</w:t>
      </w:r>
      <w:r w:rsidR="00344CB1" w:rsidRPr="00730C73">
        <w:rPr>
          <w:rFonts w:cs="Times New Roman"/>
        </w:rPr>
        <w:t>esirability standard</w:t>
      </w:r>
      <w:r w:rsidR="00344CB1">
        <w:rPr>
          <w:rFonts w:cs="Times New Roman"/>
        </w:rPr>
        <w:t>s</w:t>
      </w:r>
      <w:r w:rsidR="00344CB1" w:rsidRPr="00730C73">
        <w:rPr>
          <w:rFonts w:cs="Times New Roman"/>
        </w:rPr>
        <w:t>, S</w:t>
      </w:r>
      <w:r w:rsidR="00344CB1">
        <w:rPr>
          <w:rFonts w:cs="Times New Roman"/>
        </w:rPr>
        <w:t>W</w:t>
      </w:r>
      <w:r w:rsidR="00344CB1" w:rsidRPr="00730C73">
        <w:rPr>
          <w:rFonts w:cs="Times New Roman"/>
        </w:rPr>
        <w:t>/D</w:t>
      </w:r>
      <w:r w:rsidR="00344CB1">
        <w:rPr>
          <w:rFonts w:cs="Times New Roman"/>
        </w:rPr>
        <w:t>S</w:t>
      </w:r>
      <w:r w:rsidR="00344CB1" w:rsidRPr="00730C73">
        <w:rPr>
          <w:rFonts w:cs="Times New Roman"/>
        </w:rPr>
        <w:t xml:space="preserve"> = same willingness </w:t>
      </w:r>
      <w:r w:rsidR="00344CB1">
        <w:rPr>
          <w:rFonts w:cs="Times New Roman"/>
        </w:rPr>
        <w:t>to engage in short-term mating</w:t>
      </w:r>
      <w:r w:rsidR="00344CB1" w:rsidRPr="00730C73">
        <w:rPr>
          <w:rFonts w:cs="Times New Roman"/>
        </w:rPr>
        <w:t xml:space="preserve"> but different desirability standard</w:t>
      </w:r>
      <w:r w:rsidR="00344CB1">
        <w:rPr>
          <w:rFonts w:cs="Times New Roman"/>
        </w:rPr>
        <w:t>s</w:t>
      </w:r>
      <w:r w:rsidR="00344CB1" w:rsidRPr="00730C73">
        <w:rPr>
          <w:rFonts w:cs="Times New Roman"/>
        </w:rPr>
        <w:t>, and S</w:t>
      </w:r>
      <w:r w:rsidR="00344CB1">
        <w:rPr>
          <w:rFonts w:cs="Times New Roman"/>
        </w:rPr>
        <w:t>W</w:t>
      </w:r>
      <w:r w:rsidR="00344CB1" w:rsidRPr="00730C73">
        <w:rPr>
          <w:rFonts w:cs="Times New Roman"/>
        </w:rPr>
        <w:t>/S</w:t>
      </w:r>
      <w:r w:rsidR="00344CB1">
        <w:rPr>
          <w:rFonts w:cs="Times New Roman"/>
        </w:rPr>
        <w:t xml:space="preserve">S </w:t>
      </w:r>
      <w:r w:rsidR="00344CB1" w:rsidRPr="00730C73">
        <w:rPr>
          <w:rFonts w:cs="Times New Roman"/>
        </w:rPr>
        <w:t xml:space="preserve">= same willingness </w:t>
      </w:r>
      <w:r w:rsidR="00344CB1">
        <w:rPr>
          <w:rFonts w:cs="Times New Roman"/>
        </w:rPr>
        <w:t>to engage in short-term mating</w:t>
      </w:r>
      <w:r w:rsidR="00344CB1" w:rsidRPr="00730C73">
        <w:rPr>
          <w:rFonts w:cs="Times New Roman"/>
        </w:rPr>
        <w:t xml:space="preserve"> and same desirability standard</w:t>
      </w:r>
      <w:r w:rsidR="00344CB1">
        <w:rPr>
          <w:rFonts w:cs="Times New Roman"/>
        </w:rPr>
        <w:t>s</w:t>
      </w:r>
      <w:r w:rsidR="00344CB1" w:rsidRPr="00730C73">
        <w:rPr>
          <w:rFonts w:cs="Times New Roman"/>
        </w:rPr>
        <w:t>.</w:t>
      </w:r>
      <w:r>
        <w:rPr>
          <w:rFonts w:cs="Times New Roman"/>
        </w:rPr>
        <w:t xml:space="preserve"> Standard errors </w:t>
      </w:r>
      <w:r w:rsidR="00057E0A">
        <w:rPr>
          <w:rFonts w:cs="Times New Roman"/>
        </w:rPr>
        <w:t xml:space="preserve">are </w:t>
      </w:r>
      <w:r>
        <w:rPr>
          <w:rFonts w:cs="Times New Roman"/>
        </w:rPr>
        <w:t>not represented in these figures, but in all cases are ≤ .008 in Panel A, and ≤ .004 in Panel B.</w:t>
      </w:r>
      <w:r w:rsidRPr="00730C73">
        <w:rPr>
          <w:rFonts w:cs="Times New Roman"/>
        </w:rPr>
        <w:t xml:space="preserve">  </w:t>
      </w:r>
    </w:p>
    <w:p w14:paraId="4BDD2AFF" w14:textId="77777777" w:rsidR="00FE2DE9" w:rsidRDefault="00FE2DE9" w:rsidP="00FE2DE9">
      <w:pPr>
        <w:rPr>
          <w:rFonts w:cs="Times New Roman"/>
        </w:rPr>
      </w:pPr>
    </w:p>
    <w:p w14:paraId="1F7ADDF4" w14:textId="0C99EA72" w:rsidR="00730C73" w:rsidRDefault="00730C73">
      <w:pPr>
        <w:rPr>
          <w:rFonts w:cs="Times New Roman"/>
        </w:rPr>
      </w:pPr>
    </w:p>
    <w:p w14:paraId="2AF72740" w14:textId="5EB2E634" w:rsidR="00554CEB" w:rsidRPr="009000CE" w:rsidRDefault="00554CEB">
      <w:pPr>
        <w:rPr>
          <w:rFonts w:cs="Times New Roman"/>
        </w:rPr>
      </w:pPr>
    </w:p>
    <w:sectPr w:rsidR="00554CEB" w:rsidRPr="009000CE" w:rsidSect="00034616">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Yurun Ying [2]" w:date="2026-04-22T16:17:00Z" w:initials="YY">
    <w:p w14:paraId="47217C78" w14:textId="77777777" w:rsidR="00160CC4" w:rsidRDefault="00160CC4" w:rsidP="00160CC4">
      <w:pPr>
        <w:pStyle w:val="CommentText"/>
      </w:pPr>
      <w:r>
        <w:rPr>
          <w:rStyle w:val="CommentReference"/>
        </w:rPr>
        <w:annotationRef/>
      </w:r>
      <w:r>
        <w:t>As commented below, we have also adjusted the wording here to present the size of mating pool as a secondary measure.</w:t>
      </w:r>
    </w:p>
  </w:comment>
  <w:comment w:id="18" w:author="Jim Larson" w:date="2026-04-03T10:53:00Z" w:initials="JL">
    <w:p w14:paraId="0231BB5B" w14:textId="433907F8" w:rsidR="007C5B8C" w:rsidRDefault="006D6C93" w:rsidP="007C5B8C">
      <w:pPr>
        <w:pStyle w:val="CommentText"/>
      </w:pPr>
      <w:r>
        <w:rPr>
          <w:rStyle w:val="CommentReference"/>
        </w:rPr>
        <w:annotationRef/>
      </w:r>
      <w:r w:rsidR="007C5B8C">
        <w:t>Rather than focusing on just one condition here, we wonder if It might make more sense to report the two grand means (i.e., across  all four conditions, one number for each outcome measure).</w:t>
      </w:r>
    </w:p>
  </w:comment>
  <w:comment w:id="19" w:author="Yurun Ying [2]" w:date="2026-04-22T14:55:00Z" w:initials="YY">
    <w:p w14:paraId="5B916626" w14:textId="77777777" w:rsidR="002E4B62" w:rsidRDefault="005E77F9" w:rsidP="002E4B62">
      <w:pPr>
        <w:pStyle w:val="CommentText"/>
      </w:pPr>
      <w:r>
        <w:rPr>
          <w:rStyle w:val="CommentReference"/>
        </w:rPr>
        <w:annotationRef/>
      </w:r>
      <w:r w:rsidR="002E4B62">
        <w:t>I think this is enough for illustrating the point that there are no sex differences in short-term mating behaviors when the full population is considered. Of course, we are assuming that if no observed behavioural differences show up in the DW/DS condition, we would not expect any differences to show up in other conditions where one of willingness and standards is the same between sexes. I think this is a rather safe assumption to hold. And since we have so many messages to convey about the in-pool population, it is good to simplify here.</w:t>
      </w:r>
    </w:p>
  </w:comment>
  <w:comment w:id="25" w:author="Jim Larson" w:date="2026-04-03T13:59:00Z" w:initials="JL">
    <w:p w14:paraId="1644216A" w14:textId="0DD7480B" w:rsidR="00EE3FFC" w:rsidRDefault="0006656C" w:rsidP="00EE3FFC">
      <w:pPr>
        <w:pStyle w:val="CommentText"/>
      </w:pPr>
      <w:r>
        <w:rPr>
          <w:rStyle w:val="CommentReference"/>
        </w:rPr>
        <w:annotationRef/>
      </w:r>
      <w:r w:rsidR="00EE3FFC">
        <w:t xml:space="preserve">You originally chose to focus on the DW/DS condition only.  It would be much better to show mating pool participation in all conditions.  Hence we suggests adding a figure similar to our proposed Figure 1.  We got the date for this figure from the supplement to Ying et al. (2024).  </w:t>
      </w:r>
    </w:p>
    <w:p w14:paraId="4EC29C33" w14:textId="77777777" w:rsidR="00EE3FFC" w:rsidRDefault="00EE3FFC" w:rsidP="00EE3FFC">
      <w:pPr>
        <w:pStyle w:val="CommentText"/>
      </w:pPr>
    </w:p>
    <w:p w14:paraId="19868783" w14:textId="77777777" w:rsidR="00EE3FFC" w:rsidRDefault="00EE3FFC" w:rsidP="00EE3FFC">
      <w:pPr>
        <w:pStyle w:val="CommentText"/>
      </w:pPr>
      <w:r>
        <w:t xml:space="preserve">You seem not to have reported anywhere in Ying et al. (2024) comparable data for the same-sex populations.  If you have the data, these might be useful to report.  If you want, you can simply add that data to that same sex graph in Figure 1 in the PowerPoint slides (if you are not sure how to do that, send us the relevant percentages and we can do if for you).  If you do not have that data, or don’t see it as relevant/useful, then simply delete the same-sex graph from Figure 1.    </w:t>
      </w:r>
    </w:p>
  </w:comment>
  <w:comment w:id="26" w:author="Yurun Ying [2]" w:date="2026-04-22T16:01:00Z" w:initials="YY">
    <w:p w14:paraId="62A9FC5C" w14:textId="77777777" w:rsidR="00147FEC" w:rsidRDefault="00147FEC" w:rsidP="00147FEC">
      <w:pPr>
        <w:pStyle w:val="CommentText"/>
      </w:pPr>
      <w:r>
        <w:rPr>
          <w:rStyle w:val="CommentReference"/>
        </w:rPr>
        <w:annotationRef/>
      </w:r>
      <w:r>
        <w:t>Figure 1 looks great! For the same sex population, we don’t think a discussion on the mating pool would be necessary since sex differences already show up in the full population. We have deleted the Panel B in Figure 1.</w:t>
      </w:r>
    </w:p>
  </w:comment>
  <w:comment w:id="27" w:author="Jim Larson" w:date="2026-04-02T13:50:00Z" w:initials="JL">
    <w:p w14:paraId="53538E8A" w14:textId="3D58B5F1" w:rsidR="009D253B" w:rsidRDefault="00363CFF" w:rsidP="009D253B">
      <w:pPr>
        <w:pStyle w:val="CommentText"/>
      </w:pPr>
      <w:r>
        <w:rPr>
          <w:rStyle w:val="CommentReference"/>
        </w:rPr>
        <w:annotationRef/>
      </w:r>
      <w:r w:rsidR="009D253B">
        <w:t>Should anything be said here about participation in the mating pool?  We have provided a spot in Figure 1 to report that data if you have it and want to report it.  We presume the results reported here (and in Table 2 of Ying et al, 2024) are for the entire population.  Does considering results from just the In-Pool subset of the population  make a difference?  If there is little difference, this seems worth at least mentioning in one sentence.  And if there are noticeable differences, these may be worth describing in a little detail.</w:t>
      </w:r>
    </w:p>
  </w:comment>
  <w:comment w:id="28" w:author="Yurun Ying [2]" w:date="2026-04-22T15:22:00Z" w:initials="YY">
    <w:p w14:paraId="1FADA044" w14:textId="77777777" w:rsidR="00EE43A3" w:rsidRDefault="00740E48" w:rsidP="00EE43A3">
      <w:pPr>
        <w:pStyle w:val="CommentText"/>
      </w:pPr>
      <w:r>
        <w:rPr>
          <w:rStyle w:val="CommentReference"/>
        </w:rPr>
        <w:annotationRef/>
      </w:r>
      <w:r w:rsidR="00EE43A3">
        <w:t>Yes, this is for the entire population. We have adjusted the caption of Figure 3 accordingly.</w:t>
      </w:r>
    </w:p>
  </w:comment>
  <w:comment w:id="30" w:author="Jim Larson" w:date="2026-04-02T21:41:00Z" w:initials="JL">
    <w:p w14:paraId="77762BC6" w14:textId="0EB9D889" w:rsidR="005B0653" w:rsidRDefault="00A178D5" w:rsidP="005B0653">
      <w:pPr>
        <w:pStyle w:val="CommentText"/>
      </w:pPr>
      <w:r>
        <w:rPr>
          <w:rStyle w:val="CommentReference"/>
        </w:rPr>
        <w:annotationRef/>
      </w:r>
      <w:r w:rsidR="005B0653">
        <w:t>We are just guessing here.  Is this true, or is there just as big a gay-straight difference in the other conditions?  Please edit as needed.?</w:t>
      </w:r>
    </w:p>
  </w:comment>
  <w:comment w:id="31" w:author="Yurun Ying [2]" w:date="2026-04-22T16:13:00Z" w:initials="YY">
    <w:p w14:paraId="7524128B" w14:textId="77777777" w:rsidR="00A65BB0" w:rsidRDefault="009A230B" w:rsidP="00A65BB0">
      <w:pPr>
        <w:pStyle w:val="CommentText"/>
      </w:pPr>
      <w:r>
        <w:rPr>
          <w:rStyle w:val="CommentReference"/>
        </w:rPr>
        <w:annotationRef/>
      </w:r>
      <w:r w:rsidR="00A65BB0">
        <w:t>Looks like true but we didn’t have the stats for this comparison. However, it seems like the key points can still be made without this claim.</w:t>
      </w:r>
    </w:p>
  </w:comment>
  <w:comment w:id="32" w:author="Jim Larson" w:date="2026-04-04T07:51:00Z" w:initials="JL">
    <w:p w14:paraId="7225F888" w14:textId="011ED300" w:rsidR="00D11A57" w:rsidRDefault="00E34ECC" w:rsidP="00D11A57">
      <w:pPr>
        <w:pStyle w:val="CommentText"/>
      </w:pPr>
      <w:r>
        <w:rPr>
          <w:rStyle w:val="CommentReference"/>
        </w:rPr>
        <w:annotationRef/>
      </w:r>
      <w:r w:rsidR="00D11A57">
        <w:t>Is this not true as well in same-sex populations?</w:t>
      </w:r>
    </w:p>
  </w:comment>
  <w:comment w:id="33" w:author="Yurun Ying [2]" w:date="2026-04-22T15:35:00Z" w:initials="YY">
    <w:p w14:paraId="3772545F" w14:textId="77777777" w:rsidR="00D11A57" w:rsidRDefault="00D11A57" w:rsidP="00D11A57">
      <w:pPr>
        <w:pStyle w:val="CommentText"/>
      </w:pPr>
      <w:r>
        <w:rPr>
          <w:rStyle w:val="CommentReference"/>
        </w:rPr>
        <w:annotationRef/>
      </w:r>
      <w:r>
        <w:t>Sex differences in preferences do directly result in behavioural differences in the same-sex population as illustrated in Figure 3.</w:t>
      </w:r>
    </w:p>
  </w:comment>
  <w:comment w:id="41" w:author="Jim Larson" w:date="2026-04-07T12:59:00Z" w:initials="JL">
    <w:p w14:paraId="4BC74648" w14:textId="08083642" w:rsidR="00203046" w:rsidRDefault="00751B7B" w:rsidP="00203046">
      <w:pPr>
        <w:pStyle w:val="CommentText"/>
      </w:pPr>
      <w:r>
        <w:rPr>
          <w:rStyle w:val="CommentReference"/>
        </w:rPr>
        <w:annotationRef/>
      </w:r>
      <w:r w:rsidR="00203046">
        <w:t>It is not clear how this suggestion is different from the above.</w:t>
      </w:r>
    </w:p>
  </w:comment>
  <w:comment w:id="47" w:author="Jim Larson" w:date="2026-04-06T12:56:00Z" w:initials="JL">
    <w:p w14:paraId="3B7D241D" w14:textId="6E65AE87" w:rsidR="00054539" w:rsidRDefault="00054539" w:rsidP="00054539">
      <w:pPr>
        <w:pStyle w:val="CommentText"/>
      </w:pPr>
      <w:r>
        <w:rPr>
          <w:rStyle w:val="CommentReference"/>
        </w:rPr>
        <w:annotationRef/>
      </w:r>
      <w:r>
        <w:t>Either add data for same-sex population (if you have it and think it would be useful to report) or delete that panel.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217C78" w15:done="0"/>
  <w15:commentEx w15:paraId="0231BB5B" w15:done="0"/>
  <w15:commentEx w15:paraId="5B916626" w15:paraIdParent="0231BB5B" w15:done="0"/>
  <w15:commentEx w15:paraId="19868783" w15:done="0"/>
  <w15:commentEx w15:paraId="62A9FC5C" w15:paraIdParent="19868783" w15:done="0"/>
  <w15:commentEx w15:paraId="53538E8A" w15:done="0"/>
  <w15:commentEx w15:paraId="1FADA044" w15:paraIdParent="53538E8A" w15:done="0"/>
  <w15:commentEx w15:paraId="77762BC6" w15:done="0"/>
  <w15:commentEx w15:paraId="7524128B" w15:paraIdParent="77762BC6" w15:done="0"/>
  <w15:commentEx w15:paraId="7225F888" w15:done="0"/>
  <w15:commentEx w15:paraId="3772545F" w15:paraIdParent="7225F888" w15:done="0"/>
  <w15:commentEx w15:paraId="4BC74648" w15:done="0"/>
  <w15:commentEx w15:paraId="3B7D24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FF0E3A" w16cex:dateUtc="2026-04-22T08:17:00Z"/>
  <w16cex:commentExtensible w16cex:durableId="5EC64981" w16cex:dateUtc="2026-04-03T15:53:00Z"/>
  <w16cex:commentExtensible w16cex:durableId="5137599A" w16cex:dateUtc="2026-04-22T06:55:00Z"/>
  <w16cex:commentExtensible w16cex:durableId="70B7FDED" w16cex:dateUtc="2026-04-03T18:59:00Z"/>
  <w16cex:commentExtensible w16cex:durableId="70351947" w16cex:dateUtc="2026-04-22T08:01:00Z"/>
  <w16cex:commentExtensible w16cex:durableId="2A960443" w16cex:dateUtc="2026-04-02T18:50:00Z"/>
  <w16cex:commentExtensible w16cex:durableId="57DB5321" w16cex:dateUtc="2026-04-22T07:22:00Z"/>
  <w16cex:commentExtensible w16cex:durableId="29B142DD" w16cex:dateUtc="2026-04-03T02:41:00Z"/>
  <w16cex:commentExtensible w16cex:durableId="1F373D57" w16cex:dateUtc="2026-04-22T08:13:00Z"/>
  <w16cex:commentExtensible w16cex:durableId="234E37CD" w16cex:dateUtc="2026-04-04T12:51:00Z"/>
  <w16cex:commentExtensible w16cex:durableId="41AFD26F" w16cex:dateUtc="2026-04-22T07:35:00Z"/>
  <w16cex:commentExtensible w16cex:durableId="3556D3A7" w16cex:dateUtc="2026-04-07T17:59:00Z"/>
  <w16cex:commentExtensible w16cex:durableId="14B4CA1F" w16cex:dateUtc="2026-04-06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217C78" w16cid:durableId="7AFF0E3A"/>
  <w16cid:commentId w16cid:paraId="0231BB5B" w16cid:durableId="5EC64981"/>
  <w16cid:commentId w16cid:paraId="5B916626" w16cid:durableId="5137599A"/>
  <w16cid:commentId w16cid:paraId="19868783" w16cid:durableId="70B7FDED"/>
  <w16cid:commentId w16cid:paraId="62A9FC5C" w16cid:durableId="70351947"/>
  <w16cid:commentId w16cid:paraId="53538E8A" w16cid:durableId="2A960443"/>
  <w16cid:commentId w16cid:paraId="1FADA044" w16cid:durableId="57DB5321"/>
  <w16cid:commentId w16cid:paraId="77762BC6" w16cid:durableId="29B142DD"/>
  <w16cid:commentId w16cid:paraId="7524128B" w16cid:durableId="1F373D57"/>
  <w16cid:commentId w16cid:paraId="7225F888" w16cid:durableId="234E37CD"/>
  <w16cid:commentId w16cid:paraId="3772545F" w16cid:durableId="41AFD26F"/>
  <w16cid:commentId w16cid:paraId="4BC74648" w16cid:durableId="3556D3A7"/>
  <w16cid:commentId w16cid:paraId="3B7D241D" w16cid:durableId="14B4CA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56DFD" w14:textId="77777777" w:rsidR="00B37D54" w:rsidRDefault="00B37D54" w:rsidP="00567B8F">
      <w:pPr>
        <w:spacing w:line="240" w:lineRule="auto"/>
      </w:pPr>
      <w:r>
        <w:separator/>
      </w:r>
    </w:p>
  </w:endnote>
  <w:endnote w:type="continuationSeparator" w:id="0">
    <w:p w14:paraId="0BA67DBC" w14:textId="77777777" w:rsidR="00B37D54" w:rsidRDefault="00B37D54" w:rsidP="00567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F62FA" w14:textId="77777777" w:rsidR="00B37D54" w:rsidRDefault="00B37D54" w:rsidP="00567B8F">
      <w:pPr>
        <w:spacing w:line="240" w:lineRule="auto"/>
      </w:pPr>
      <w:r>
        <w:separator/>
      </w:r>
    </w:p>
  </w:footnote>
  <w:footnote w:type="continuationSeparator" w:id="0">
    <w:p w14:paraId="54D6199E" w14:textId="77777777" w:rsidR="00B37D54" w:rsidRDefault="00B37D54" w:rsidP="00567B8F">
      <w:pPr>
        <w:spacing w:line="240" w:lineRule="auto"/>
      </w:pPr>
      <w:r>
        <w:continuationSeparator/>
      </w:r>
    </w:p>
  </w:footnote>
  <w:footnote w:id="1">
    <w:p w14:paraId="2029B204" w14:textId="293B1FE3" w:rsidR="005E7808" w:rsidRDefault="005E7808" w:rsidP="005E7808">
      <w:pPr>
        <w:pStyle w:val="FootnoteText"/>
        <w:spacing w:before="120"/>
        <w:ind w:left="187" w:hanging="187"/>
      </w:pPr>
      <w:r>
        <w:rPr>
          <w:rStyle w:val="FootnoteReference"/>
        </w:rPr>
        <w:footnoteRef/>
      </w:r>
      <w:r>
        <w:t xml:space="preserve"> </w:t>
      </w:r>
      <w:r>
        <w:tab/>
        <w:t xml:space="preserve">Note that in all of the plots, male data points are always plotted before female data points.  Thus, if the two points are identical, the latter over-writes the former. This explains why, in the heterosexual case, the left-hand plots always appear as a single orange trace (the color for females); the trace for females perfectly overlaps the trace for males. </w:t>
      </w:r>
    </w:p>
  </w:footnote>
  <w:footnote w:id="2">
    <w:p w14:paraId="11CBE47C" w14:textId="341907EF" w:rsidR="000F417B" w:rsidRDefault="000F417B" w:rsidP="000F417B">
      <w:pPr>
        <w:pStyle w:val="FootnoteText"/>
        <w:spacing w:before="120"/>
        <w:ind w:left="187" w:hanging="187"/>
        <w:rPr>
          <w:ins w:id="36" w:author="Jim Larson" w:date="2026-04-07T12:34:00Z"/>
        </w:rPr>
      </w:pPr>
      <w:r>
        <w:rPr>
          <w:rStyle w:val="FootnoteReference"/>
        </w:rPr>
        <w:footnoteRef/>
      </w:r>
      <w:r>
        <w:t xml:space="preserve"> </w:t>
      </w:r>
      <w:r>
        <w:tab/>
      </w:r>
      <w:r w:rsidRPr="009000CE">
        <w:t xml:space="preserve">For general information </w:t>
      </w:r>
      <w:r w:rsidR="00C31B2A">
        <w:t>about</w:t>
      </w:r>
      <w:r>
        <w:t xml:space="preserve"> </w:t>
      </w:r>
      <w:proofErr w:type="spellStart"/>
      <w:r w:rsidRPr="009000CE">
        <w:t>BehaviorSpace</w:t>
      </w:r>
      <w:proofErr w:type="spellEnd"/>
      <w:r w:rsidRPr="009000CE">
        <w:t xml:space="preserve">, we refer interested readers to </w:t>
      </w:r>
      <w:r w:rsidR="00C31B2A">
        <w:t xml:space="preserve">the </w:t>
      </w:r>
      <w:proofErr w:type="spellStart"/>
      <w:r w:rsidRPr="009000CE">
        <w:rPr>
          <w:iCs/>
        </w:rPr>
        <w:t>NetLogo</w:t>
      </w:r>
      <w:proofErr w:type="spellEnd"/>
      <w:r w:rsidRPr="009000CE">
        <w:rPr>
          <w:iCs/>
        </w:rPr>
        <w:t xml:space="preserve"> User Manual</w:t>
      </w:r>
      <w:r w:rsidR="00C31B2A">
        <w:rPr>
          <w:iCs/>
        </w:rPr>
        <w:t xml:space="preserve"> at</w:t>
      </w:r>
      <w:r w:rsidRPr="009000CE">
        <w:rPr>
          <w:iCs/>
        </w:rPr>
        <w:t xml:space="preserve"> </w:t>
      </w:r>
      <w:del w:id="37" w:author="Jim Larson" w:date="2026-04-07T12:37:00Z">
        <w:r w:rsidR="00C31B2A" w:rsidDel="00C31B2A">
          <w:rPr>
            <w:iCs/>
          </w:rPr>
          <w:delText>(</w:delText>
        </w:r>
      </w:del>
      <w:hyperlink r:id="rId1" w:history="1">
        <w:r w:rsidR="00C31B2A" w:rsidRPr="00C31B2A">
          <w:rPr>
            <w:rStyle w:val="Hyperlink"/>
            <w:rFonts w:cs="Times New Roman"/>
            <w:iCs/>
          </w:rPr>
          <w:t>https://docs.netlogo.org/7.0.3/behaviorspace</w:t>
        </w:r>
      </w:hyperlink>
      <w:del w:id="38" w:author="Jim Larson" w:date="2026-04-07T12:37:00Z">
        <w:r w:rsidR="00C31B2A" w:rsidDel="00C31B2A">
          <w:rPr>
            <w:rFonts w:cs="Times New Roman"/>
            <w:iCs/>
          </w:rPr>
          <w:delText>)</w:delText>
        </w:r>
      </w:del>
      <w:r w:rsidRPr="009000CE">
        <w:rPr>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E2E84" w14:textId="4AC510B7" w:rsidR="00567B8F" w:rsidRDefault="00567B8F">
    <w:pPr>
      <w:pStyle w:val="Header"/>
      <w:jc w:val="right"/>
    </w:pPr>
    <w:r>
      <w:t>Part V – Chapter 13</w:t>
    </w:r>
    <w:r>
      <w:tab/>
    </w:r>
    <w:r>
      <w:tab/>
      <w:t xml:space="preserve">Page </w:t>
    </w:r>
    <w:sdt>
      <w:sdtPr>
        <w:id w:val="68171330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C4908C3" w14:textId="77777777" w:rsidR="00567B8F" w:rsidRDefault="00567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22DBF0"/>
    <w:lvl w:ilvl="0">
      <w:start w:val="1"/>
      <w:numFmt w:val="bullet"/>
      <w:pStyle w:val="ListBullet"/>
      <w:lvlText w:val=""/>
      <w:lvlJc w:val="left"/>
      <w:pPr>
        <w:tabs>
          <w:tab w:val="num" w:pos="360"/>
        </w:tabs>
        <w:ind w:left="360" w:hanging="360"/>
      </w:pPr>
      <w:rPr>
        <w:rFonts w:ascii="Symbol" w:hAnsi="Symbol" w:hint="default"/>
      </w:rPr>
    </w:lvl>
  </w:abstractNum>
  <w:num w:numId="1" w16cid:durableId="438184926">
    <w:abstractNumId w:val="8"/>
  </w:num>
  <w:num w:numId="2" w16cid:durableId="1712225702">
    <w:abstractNumId w:val="6"/>
  </w:num>
  <w:num w:numId="3" w16cid:durableId="1008487496">
    <w:abstractNumId w:val="5"/>
  </w:num>
  <w:num w:numId="4" w16cid:durableId="395318078">
    <w:abstractNumId w:val="4"/>
  </w:num>
  <w:num w:numId="5" w16cid:durableId="927034453">
    <w:abstractNumId w:val="7"/>
  </w:num>
  <w:num w:numId="6" w16cid:durableId="2052343029">
    <w:abstractNumId w:val="3"/>
  </w:num>
  <w:num w:numId="7" w16cid:durableId="651639919">
    <w:abstractNumId w:val="2"/>
  </w:num>
  <w:num w:numId="8" w16cid:durableId="2045206399">
    <w:abstractNumId w:val="1"/>
  </w:num>
  <w:num w:numId="9" w16cid:durableId="186647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run Ying">
    <w15:presenceInfo w15:providerId="None" w15:userId="Yurun Ying"/>
  </w15:person>
  <w15:person w15:author="Jim Larson">
    <w15:presenceInfo w15:providerId="Windows Live" w15:userId="7223195baddb7ef7"/>
  </w15:person>
  <w15:person w15:author="Yurun Ying [2]">
    <w15:presenceInfo w15:providerId="AD" w15:userId="S-1-5-21-2489722996-2560933436-2661518053-491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16"/>
    <w:rsid w:val="00003036"/>
    <w:rsid w:val="00012CC1"/>
    <w:rsid w:val="00014CF4"/>
    <w:rsid w:val="00025A40"/>
    <w:rsid w:val="00026BCE"/>
    <w:rsid w:val="000336DF"/>
    <w:rsid w:val="00034616"/>
    <w:rsid w:val="00034915"/>
    <w:rsid w:val="00037442"/>
    <w:rsid w:val="00041279"/>
    <w:rsid w:val="00043871"/>
    <w:rsid w:val="00046B64"/>
    <w:rsid w:val="00054278"/>
    <w:rsid w:val="00054331"/>
    <w:rsid w:val="00054539"/>
    <w:rsid w:val="00057E0A"/>
    <w:rsid w:val="0006063C"/>
    <w:rsid w:val="00062488"/>
    <w:rsid w:val="0006389C"/>
    <w:rsid w:val="00064804"/>
    <w:rsid w:val="0006542A"/>
    <w:rsid w:val="00065F8E"/>
    <w:rsid w:val="0006656C"/>
    <w:rsid w:val="00075E5C"/>
    <w:rsid w:val="000808DE"/>
    <w:rsid w:val="000971A8"/>
    <w:rsid w:val="000A0879"/>
    <w:rsid w:val="000A2F29"/>
    <w:rsid w:val="000A4035"/>
    <w:rsid w:val="000B0462"/>
    <w:rsid w:val="000B2D6A"/>
    <w:rsid w:val="000C2815"/>
    <w:rsid w:val="000C45DA"/>
    <w:rsid w:val="000C472B"/>
    <w:rsid w:val="000C4A34"/>
    <w:rsid w:val="000C55B5"/>
    <w:rsid w:val="000C7C02"/>
    <w:rsid w:val="000D250C"/>
    <w:rsid w:val="000D32A2"/>
    <w:rsid w:val="000D4A25"/>
    <w:rsid w:val="000D7B1D"/>
    <w:rsid w:val="000E22E0"/>
    <w:rsid w:val="000E2954"/>
    <w:rsid w:val="000E491C"/>
    <w:rsid w:val="000E6A4B"/>
    <w:rsid w:val="000E7218"/>
    <w:rsid w:val="000F3B14"/>
    <w:rsid w:val="000F417B"/>
    <w:rsid w:val="000F5257"/>
    <w:rsid w:val="000F54B8"/>
    <w:rsid w:val="00105A6B"/>
    <w:rsid w:val="0011003E"/>
    <w:rsid w:val="00117086"/>
    <w:rsid w:val="001175A3"/>
    <w:rsid w:val="001208BB"/>
    <w:rsid w:val="00126C3E"/>
    <w:rsid w:val="001339C6"/>
    <w:rsid w:val="00135245"/>
    <w:rsid w:val="00147FEC"/>
    <w:rsid w:val="0015074B"/>
    <w:rsid w:val="00151A18"/>
    <w:rsid w:val="00153A9F"/>
    <w:rsid w:val="00154E26"/>
    <w:rsid w:val="0015779D"/>
    <w:rsid w:val="00157A03"/>
    <w:rsid w:val="00157C41"/>
    <w:rsid w:val="00160A9E"/>
    <w:rsid w:val="00160CC4"/>
    <w:rsid w:val="001611BE"/>
    <w:rsid w:val="0016305D"/>
    <w:rsid w:val="00173473"/>
    <w:rsid w:val="00174206"/>
    <w:rsid w:val="0017454C"/>
    <w:rsid w:val="00174972"/>
    <w:rsid w:val="00181B9C"/>
    <w:rsid w:val="00183AC6"/>
    <w:rsid w:val="0019565E"/>
    <w:rsid w:val="001A1E5D"/>
    <w:rsid w:val="001A2567"/>
    <w:rsid w:val="001A4708"/>
    <w:rsid w:val="001A5B8B"/>
    <w:rsid w:val="001A6F43"/>
    <w:rsid w:val="001B1343"/>
    <w:rsid w:val="001B20A3"/>
    <w:rsid w:val="001B22C9"/>
    <w:rsid w:val="001B2D42"/>
    <w:rsid w:val="001B5B38"/>
    <w:rsid w:val="001B75C3"/>
    <w:rsid w:val="001C5CE9"/>
    <w:rsid w:val="001D00A5"/>
    <w:rsid w:val="001D2206"/>
    <w:rsid w:val="001D463C"/>
    <w:rsid w:val="001D5777"/>
    <w:rsid w:val="001E1E97"/>
    <w:rsid w:val="001E74E2"/>
    <w:rsid w:val="001F3625"/>
    <w:rsid w:val="00202FAE"/>
    <w:rsid w:val="00203046"/>
    <w:rsid w:val="00203EB3"/>
    <w:rsid w:val="00207C5B"/>
    <w:rsid w:val="0021794B"/>
    <w:rsid w:val="00230300"/>
    <w:rsid w:val="002305A2"/>
    <w:rsid w:val="002317E3"/>
    <w:rsid w:val="0023367D"/>
    <w:rsid w:val="00233EB8"/>
    <w:rsid w:val="002340A8"/>
    <w:rsid w:val="00235A54"/>
    <w:rsid w:val="00237C81"/>
    <w:rsid w:val="002400B3"/>
    <w:rsid w:val="00241FC4"/>
    <w:rsid w:val="002428B8"/>
    <w:rsid w:val="00243A13"/>
    <w:rsid w:val="00245924"/>
    <w:rsid w:val="00250285"/>
    <w:rsid w:val="00253891"/>
    <w:rsid w:val="00253CAA"/>
    <w:rsid w:val="002567CC"/>
    <w:rsid w:val="0026116B"/>
    <w:rsid w:val="002612C1"/>
    <w:rsid w:val="002635C0"/>
    <w:rsid w:val="0026418A"/>
    <w:rsid w:val="0026641F"/>
    <w:rsid w:val="00273B1D"/>
    <w:rsid w:val="00276F5D"/>
    <w:rsid w:val="002802E1"/>
    <w:rsid w:val="00280951"/>
    <w:rsid w:val="00280C08"/>
    <w:rsid w:val="00283106"/>
    <w:rsid w:val="00284482"/>
    <w:rsid w:val="00294259"/>
    <w:rsid w:val="002949F9"/>
    <w:rsid w:val="00294FA5"/>
    <w:rsid w:val="0029504B"/>
    <w:rsid w:val="00295B22"/>
    <w:rsid w:val="0029639D"/>
    <w:rsid w:val="002A001A"/>
    <w:rsid w:val="002A09D2"/>
    <w:rsid w:val="002A171D"/>
    <w:rsid w:val="002A1E50"/>
    <w:rsid w:val="002A241A"/>
    <w:rsid w:val="002A3F68"/>
    <w:rsid w:val="002A6CBB"/>
    <w:rsid w:val="002A6CD9"/>
    <w:rsid w:val="002B2E22"/>
    <w:rsid w:val="002C191F"/>
    <w:rsid w:val="002C7E57"/>
    <w:rsid w:val="002D2D2D"/>
    <w:rsid w:val="002D32CF"/>
    <w:rsid w:val="002D5484"/>
    <w:rsid w:val="002D557A"/>
    <w:rsid w:val="002E072C"/>
    <w:rsid w:val="002E4B62"/>
    <w:rsid w:val="002F3BCD"/>
    <w:rsid w:val="002F4588"/>
    <w:rsid w:val="002F52C4"/>
    <w:rsid w:val="00300820"/>
    <w:rsid w:val="003052CE"/>
    <w:rsid w:val="0030768F"/>
    <w:rsid w:val="003102D0"/>
    <w:rsid w:val="0031167E"/>
    <w:rsid w:val="003142E6"/>
    <w:rsid w:val="0032084A"/>
    <w:rsid w:val="0032360B"/>
    <w:rsid w:val="00326E58"/>
    <w:rsid w:val="00326F90"/>
    <w:rsid w:val="0033211A"/>
    <w:rsid w:val="00334BFB"/>
    <w:rsid w:val="00341CF6"/>
    <w:rsid w:val="00344CB1"/>
    <w:rsid w:val="00345934"/>
    <w:rsid w:val="00350D14"/>
    <w:rsid w:val="003532C9"/>
    <w:rsid w:val="003536FF"/>
    <w:rsid w:val="00356811"/>
    <w:rsid w:val="00356DB0"/>
    <w:rsid w:val="00363A62"/>
    <w:rsid w:val="00363CFF"/>
    <w:rsid w:val="0037130B"/>
    <w:rsid w:val="00371E1F"/>
    <w:rsid w:val="003725D3"/>
    <w:rsid w:val="00373A69"/>
    <w:rsid w:val="003752E2"/>
    <w:rsid w:val="003808FA"/>
    <w:rsid w:val="003879AB"/>
    <w:rsid w:val="003960C9"/>
    <w:rsid w:val="00397CC9"/>
    <w:rsid w:val="003A11DD"/>
    <w:rsid w:val="003A292C"/>
    <w:rsid w:val="003A367B"/>
    <w:rsid w:val="003A4A13"/>
    <w:rsid w:val="003A7F01"/>
    <w:rsid w:val="003B1599"/>
    <w:rsid w:val="003B6293"/>
    <w:rsid w:val="003C0B62"/>
    <w:rsid w:val="003C1239"/>
    <w:rsid w:val="003C210E"/>
    <w:rsid w:val="003C60E9"/>
    <w:rsid w:val="003C6D21"/>
    <w:rsid w:val="003D01AA"/>
    <w:rsid w:val="003D77BD"/>
    <w:rsid w:val="003E21AD"/>
    <w:rsid w:val="003E2311"/>
    <w:rsid w:val="003E41C7"/>
    <w:rsid w:val="003E5B5B"/>
    <w:rsid w:val="003E607E"/>
    <w:rsid w:val="003E72E5"/>
    <w:rsid w:val="003F22CF"/>
    <w:rsid w:val="003F235B"/>
    <w:rsid w:val="003F2D92"/>
    <w:rsid w:val="003F6ADE"/>
    <w:rsid w:val="004028D2"/>
    <w:rsid w:val="004075F0"/>
    <w:rsid w:val="00411085"/>
    <w:rsid w:val="00411BEB"/>
    <w:rsid w:val="00413B6A"/>
    <w:rsid w:val="00417FB9"/>
    <w:rsid w:val="00423F48"/>
    <w:rsid w:val="004277B2"/>
    <w:rsid w:val="00442BFC"/>
    <w:rsid w:val="00445B80"/>
    <w:rsid w:val="00446530"/>
    <w:rsid w:val="00450504"/>
    <w:rsid w:val="00450FD8"/>
    <w:rsid w:val="00454A40"/>
    <w:rsid w:val="00457953"/>
    <w:rsid w:val="00461AD2"/>
    <w:rsid w:val="00464AD3"/>
    <w:rsid w:val="004663DE"/>
    <w:rsid w:val="00471386"/>
    <w:rsid w:val="00474A26"/>
    <w:rsid w:val="00481BF3"/>
    <w:rsid w:val="00485715"/>
    <w:rsid w:val="00487FBE"/>
    <w:rsid w:val="0049432B"/>
    <w:rsid w:val="00494BD1"/>
    <w:rsid w:val="004A3279"/>
    <w:rsid w:val="004A37D4"/>
    <w:rsid w:val="004A6034"/>
    <w:rsid w:val="004B2C5E"/>
    <w:rsid w:val="004B4E16"/>
    <w:rsid w:val="004C025A"/>
    <w:rsid w:val="004C1898"/>
    <w:rsid w:val="004C267A"/>
    <w:rsid w:val="004C38E0"/>
    <w:rsid w:val="004C4DBA"/>
    <w:rsid w:val="004D08E5"/>
    <w:rsid w:val="004D1CD8"/>
    <w:rsid w:val="004D2DE1"/>
    <w:rsid w:val="004D7723"/>
    <w:rsid w:val="004D7D11"/>
    <w:rsid w:val="004E1E7B"/>
    <w:rsid w:val="004E3FBF"/>
    <w:rsid w:val="004E43B7"/>
    <w:rsid w:val="004E5842"/>
    <w:rsid w:val="004F0F0F"/>
    <w:rsid w:val="004F79C7"/>
    <w:rsid w:val="00500051"/>
    <w:rsid w:val="00510E0A"/>
    <w:rsid w:val="00511337"/>
    <w:rsid w:val="005155A3"/>
    <w:rsid w:val="00516531"/>
    <w:rsid w:val="005204D0"/>
    <w:rsid w:val="0052169D"/>
    <w:rsid w:val="00523FB4"/>
    <w:rsid w:val="005300B6"/>
    <w:rsid w:val="00532037"/>
    <w:rsid w:val="005334C4"/>
    <w:rsid w:val="00533D95"/>
    <w:rsid w:val="00535A86"/>
    <w:rsid w:val="00541EAD"/>
    <w:rsid w:val="00543C50"/>
    <w:rsid w:val="005465F1"/>
    <w:rsid w:val="005468D7"/>
    <w:rsid w:val="00553DF7"/>
    <w:rsid w:val="00554CEB"/>
    <w:rsid w:val="0055510B"/>
    <w:rsid w:val="005566A3"/>
    <w:rsid w:val="00557810"/>
    <w:rsid w:val="00564895"/>
    <w:rsid w:val="00567B8F"/>
    <w:rsid w:val="005703B7"/>
    <w:rsid w:val="00574214"/>
    <w:rsid w:val="005754FC"/>
    <w:rsid w:val="00580202"/>
    <w:rsid w:val="00587059"/>
    <w:rsid w:val="00593FA2"/>
    <w:rsid w:val="00595031"/>
    <w:rsid w:val="005A057C"/>
    <w:rsid w:val="005A0F29"/>
    <w:rsid w:val="005A384F"/>
    <w:rsid w:val="005B0653"/>
    <w:rsid w:val="005C0EC2"/>
    <w:rsid w:val="005C5EFF"/>
    <w:rsid w:val="005C6D9C"/>
    <w:rsid w:val="005D0021"/>
    <w:rsid w:val="005D516B"/>
    <w:rsid w:val="005E0B24"/>
    <w:rsid w:val="005E0D8E"/>
    <w:rsid w:val="005E26BC"/>
    <w:rsid w:val="005E77F9"/>
    <w:rsid w:val="005E7808"/>
    <w:rsid w:val="005F0393"/>
    <w:rsid w:val="005F03FD"/>
    <w:rsid w:val="005F062F"/>
    <w:rsid w:val="005F080D"/>
    <w:rsid w:val="005F59C2"/>
    <w:rsid w:val="005F65E6"/>
    <w:rsid w:val="005F669D"/>
    <w:rsid w:val="005F7C53"/>
    <w:rsid w:val="0060522F"/>
    <w:rsid w:val="0061103C"/>
    <w:rsid w:val="00615A20"/>
    <w:rsid w:val="00623410"/>
    <w:rsid w:val="00623BD2"/>
    <w:rsid w:val="00624BE7"/>
    <w:rsid w:val="00630C98"/>
    <w:rsid w:val="00632AC1"/>
    <w:rsid w:val="00640417"/>
    <w:rsid w:val="00644485"/>
    <w:rsid w:val="00647884"/>
    <w:rsid w:val="00654B89"/>
    <w:rsid w:val="00655A87"/>
    <w:rsid w:val="00665AE1"/>
    <w:rsid w:val="00665EC6"/>
    <w:rsid w:val="006673FE"/>
    <w:rsid w:val="00672685"/>
    <w:rsid w:val="00673211"/>
    <w:rsid w:val="00675528"/>
    <w:rsid w:val="0068071C"/>
    <w:rsid w:val="00685F34"/>
    <w:rsid w:val="00690127"/>
    <w:rsid w:val="00693AEC"/>
    <w:rsid w:val="00695F5B"/>
    <w:rsid w:val="0069677A"/>
    <w:rsid w:val="006A2650"/>
    <w:rsid w:val="006A57DA"/>
    <w:rsid w:val="006B1081"/>
    <w:rsid w:val="006B2E50"/>
    <w:rsid w:val="006B7B00"/>
    <w:rsid w:val="006C1714"/>
    <w:rsid w:val="006C2632"/>
    <w:rsid w:val="006C29E4"/>
    <w:rsid w:val="006D6C93"/>
    <w:rsid w:val="006E23EF"/>
    <w:rsid w:val="006E69DC"/>
    <w:rsid w:val="006E747E"/>
    <w:rsid w:val="006F28BA"/>
    <w:rsid w:val="006F3059"/>
    <w:rsid w:val="006F3E05"/>
    <w:rsid w:val="006F5414"/>
    <w:rsid w:val="006F6604"/>
    <w:rsid w:val="006F6EB8"/>
    <w:rsid w:val="006F7ED8"/>
    <w:rsid w:val="0070001A"/>
    <w:rsid w:val="00700C60"/>
    <w:rsid w:val="007017AF"/>
    <w:rsid w:val="00704642"/>
    <w:rsid w:val="00706A11"/>
    <w:rsid w:val="00706AD2"/>
    <w:rsid w:val="00710EA3"/>
    <w:rsid w:val="00712B49"/>
    <w:rsid w:val="00717705"/>
    <w:rsid w:val="00730C73"/>
    <w:rsid w:val="00734219"/>
    <w:rsid w:val="00736456"/>
    <w:rsid w:val="00737FF6"/>
    <w:rsid w:val="00740E48"/>
    <w:rsid w:val="00741336"/>
    <w:rsid w:val="007431E0"/>
    <w:rsid w:val="00743D00"/>
    <w:rsid w:val="00744A67"/>
    <w:rsid w:val="007517F6"/>
    <w:rsid w:val="00751B7B"/>
    <w:rsid w:val="007540F0"/>
    <w:rsid w:val="0076006A"/>
    <w:rsid w:val="0076197A"/>
    <w:rsid w:val="00763019"/>
    <w:rsid w:val="007656D0"/>
    <w:rsid w:val="0076714F"/>
    <w:rsid w:val="00770827"/>
    <w:rsid w:val="00772BD4"/>
    <w:rsid w:val="00772D5E"/>
    <w:rsid w:val="00775D1A"/>
    <w:rsid w:val="00777582"/>
    <w:rsid w:val="00780269"/>
    <w:rsid w:val="00784CF0"/>
    <w:rsid w:val="00785807"/>
    <w:rsid w:val="00785898"/>
    <w:rsid w:val="00786877"/>
    <w:rsid w:val="007868E8"/>
    <w:rsid w:val="007875F4"/>
    <w:rsid w:val="007915CF"/>
    <w:rsid w:val="007925B1"/>
    <w:rsid w:val="00792E7B"/>
    <w:rsid w:val="00796D22"/>
    <w:rsid w:val="007A3F4D"/>
    <w:rsid w:val="007B0C0D"/>
    <w:rsid w:val="007B11E2"/>
    <w:rsid w:val="007B1FE2"/>
    <w:rsid w:val="007B2E71"/>
    <w:rsid w:val="007B6C4E"/>
    <w:rsid w:val="007C2804"/>
    <w:rsid w:val="007C2AF5"/>
    <w:rsid w:val="007C3166"/>
    <w:rsid w:val="007C5B8C"/>
    <w:rsid w:val="007D0560"/>
    <w:rsid w:val="007D1B2C"/>
    <w:rsid w:val="007D46BF"/>
    <w:rsid w:val="007D7102"/>
    <w:rsid w:val="007D7688"/>
    <w:rsid w:val="007E1AB1"/>
    <w:rsid w:val="007E200B"/>
    <w:rsid w:val="007E51D7"/>
    <w:rsid w:val="007E60BA"/>
    <w:rsid w:val="007E6EFD"/>
    <w:rsid w:val="007F196D"/>
    <w:rsid w:val="007F36EC"/>
    <w:rsid w:val="007F3D6F"/>
    <w:rsid w:val="00802964"/>
    <w:rsid w:val="00802D44"/>
    <w:rsid w:val="008047A0"/>
    <w:rsid w:val="00805922"/>
    <w:rsid w:val="00805A7A"/>
    <w:rsid w:val="00807A0E"/>
    <w:rsid w:val="00813099"/>
    <w:rsid w:val="008166DD"/>
    <w:rsid w:val="00821F31"/>
    <w:rsid w:val="0082287E"/>
    <w:rsid w:val="00826CE9"/>
    <w:rsid w:val="00827A00"/>
    <w:rsid w:val="00827BC2"/>
    <w:rsid w:val="00832047"/>
    <w:rsid w:val="00834989"/>
    <w:rsid w:val="00837FB1"/>
    <w:rsid w:val="00840B65"/>
    <w:rsid w:val="0084604D"/>
    <w:rsid w:val="008500F8"/>
    <w:rsid w:val="008505A7"/>
    <w:rsid w:val="008505EF"/>
    <w:rsid w:val="00862A3D"/>
    <w:rsid w:val="00864630"/>
    <w:rsid w:val="00864721"/>
    <w:rsid w:val="008655EC"/>
    <w:rsid w:val="0087391C"/>
    <w:rsid w:val="00874243"/>
    <w:rsid w:val="00876060"/>
    <w:rsid w:val="00880ADE"/>
    <w:rsid w:val="0088262C"/>
    <w:rsid w:val="00883FB2"/>
    <w:rsid w:val="0088422F"/>
    <w:rsid w:val="008869B7"/>
    <w:rsid w:val="00890044"/>
    <w:rsid w:val="00891396"/>
    <w:rsid w:val="00892765"/>
    <w:rsid w:val="00893982"/>
    <w:rsid w:val="0089513B"/>
    <w:rsid w:val="008A2495"/>
    <w:rsid w:val="008A3025"/>
    <w:rsid w:val="008B1B02"/>
    <w:rsid w:val="008B50F0"/>
    <w:rsid w:val="008C02C4"/>
    <w:rsid w:val="008C74C1"/>
    <w:rsid w:val="008C7A63"/>
    <w:rsid w:val="008D0469"/>
    <w:rsid w:val="008D0FFA"/>
    <w:rsid w:val="008D108D"/>
    <w:rsid w:val="008D2836"/>
    <w:rsid w:val="008D2B61"/>
    <w:rsid w:val="008D3F7A"/>
    <w:rsid w:val="008E027B"/>
    <w:rsid w:val="008E0E19"/>
    <w:rsid w:val="008E2616"/>
    <w:rsid w:val="008E69C8"/>
    <w:rsid w:val="008F0E2E"/>
    <w:rsid w:val="008F1CEC"/>
    <w:rsid w:val="008F3870"/>
    <w:rsid w:val="008F4892"/>
    <w:rsid w:val="008F707C"/>
    <w:rsid w:val="009000CE"/>
    <w:rsid w:val="00907005"/>
    <w:rsid w:val="00907EEC"/>
    <w:rsid w:val="009100A8"/>
    <w:rsid w:val="0091079F"/>
    <w:rsid w:val="009120C3"/>
    <w:rsid w:val="00913B89"/>
    <w:rsid w:val="00921A15"/>
    <w:rsid w:val="00922ACB"/>
    <w:rsid w:val="0092682B"/>
    <w:rsid w:val="00933E6E"/>
    <w:rsid w:val="00935850"/>
    <w:rsid w:val="009360D9"/>
    <w:rsid w:val="00936B08"/>
    <w:rsid w:val="0093747C"/>
    <w:rsid w:val="0094199E"/>
    <w:rsid w:val="00942889"/>
    <w:rsid w:val="009438A6"/>
    <w:rsid w:val="009569B9"/>
    <w:rsid w:val="00956E9E"/>
    <w:rsid w:val="009604F3"/>
    <w:rsid w:val="00961BCE"/>
    <w:rsid w:val="009644BD"/>
    <w:rsid w:val="00974F4F"/>
    <w:rsid w:val="00976694"/>
    <w:rsid w:val="00976886"/>
    <w:rsid w:val="00977746"/>
    <w:rsid w:val="009804B8"/>
    <w:rsid w:val="00984F64"/>
    <w:rsid w:val="00986B4C"/>
    <w:rsid w:val="00996907"/>
    <w:rsid w:val="00996DB4"/>
    <w:rsid w:val="009A230B"/>
    <w:rsid w:val="009A3219"/>
    <w:rsid w:val="009A3E0E"/>
    <w:rsid w:val="009A3F9C"/>
    <w:rsid w:val="009A45A8"/>
    <w:rsid w:val="009A4DC1"/>
    <w:rsid w:val="009A6EAE"/>
    <w:rsid w:val="009A7F9A"/>
    <w:rsid w:val="009B24F2"/>
    <w:rsid w:val="009B2BBA"/>
    <w:rsid w:val="009B33E8"/>
    <w:rsid w:val="009B4F38"/>
    <w:rsid w:val="009B668D"/>
    <w:rsid w:val="009C2006"/>
    <w:rsid w:val="009C3447"/>
    <w:rsid w:val="009C55F9"/>
    <w:rsid w:val="009D253B"/>
    <w:rsid w:val="009D4095"/>
    <w:rsid w:val="009D6BC0"/>
    <w:rsid w:val="009E08FF"/>
    <w:rsid w:val="009E0BAE"/>
    <w:rsid w:val="009E34E8"/>
    <w:rsid w:val="009E4098"/>
    <w:rsid w:val="009F11F3"/>
    <w:rsid w:val="009F26E0"/>
    <w:rsid w:val="009F4596"/>
    <w:rsid w:val="00A064AD"/>
    <w:rsid w:val="00A11A67"/>
    <w:rsid w:val="00A15501"/>
    <w:rsid w:val="00A169BB"/>
    <w:rsid w:val="00A178D5"/>
    <w:rsid w:val="00A216E2"/>
    <w:rsid w:val="00A21AC7"/>
    <w:rsid w:val="00A21F72"/>
    <w:rsid w:val="00A24968"/>
    <w:rsid w:val="00A25F36"/>
    <w:rsid w:val="00A31539"/>
    <w:rsid w:val="00A32731"/>
    <w:rsid w:val="00A333EB"/>
    <w:rsid w:val="00A41E5B"/>
    <w:rsid w:val="00A473A4"/>
    <w:rsid w:val="00A51020"/>
    <w:rsid w:val="00A515C3"/>
    <w:rsid w:val="00A52CBD"/>
    <w:rsid w:val="00A6023C"/>
    <w:rsid w:val="00A6086B"/>
    <w:rsid w:val="00A62B06"/>
    <w:rsid w:val="00A641C1"/>
    <w:rsid w:val="00A652E2"/>
    <w:rsid w:val="00A65BB0"/>
    <w:rsid w:val="00A670CD"/>
    <w:rsid w:val="00A67551"/>
    <w:rsid w:val="00A72717"/>
    <w:rsid w:val="00A83C0B"/>
    <w:rsid w:val="00A9716C"/>
    <w:rsid w:val="00AA0E02"/>
    <w:rsid w:val="00AA12AC"/>
    <w:rsid w:val="00AA1D8D"/>
    <w:rsid w:val="00AA7DAB"/>
    <w:rsid w:val="00AB46B7"/>
    <w:rsid w:val="00AC0331"/>
    <w:rsid w:val="00AC0D10"/>
    <w:rsid w:val="00AC206E"/>
    <w:rsid w:val="00AC714C"/>
    <w:rsid w:val="00AC737E"/>
    <w:rsid w:val="00AC7CDC"/>
    <w:rsid w:val="00AD17BF"/>
    <w:rsid w:val="00AD2444"/>
    <w:rsid w:val="00AD2636"/>
    <w:rsid w:val="00AD6088"/>
    <w:rsid w:val="00AD77D8"/>
    <w:rsid w:val="00AE0DF5"/>
    <w:rsid w:val="00AE3A93"/>
    <w:rsid w:val="00AE41AC"/>
    <w:rsid w:val="00AF1C07"/>
    <w:rsid w:val="00AF47B0"/>
    <w:rsid w:val="00B06209"/>
    <w:rsid w:val="00B06CF2"/>
    <w:rsid w:val="00B07D72"/>
    <w:rsid w:val="00B1049E"/>
    <w:rsid w:val="00B10B36"/>
    <w:rsid w:val="00B115FB"/>
    <w:rsid w:val="00B11D62"/>
    <w:rsid w:val="00B12AF1"/>
    <w:rsid w:val="00B165A3"/>
    <w:rsid w:val="00B203A3"/>
    <w:rsid w:val="00B22049"/>
    <w:rsid w:val="00B227CF"/>
    <w:rsid w:val="00B22C56"/>
    <w:rsid w:val="00B245F4"/>
    <w:rsid w:val="00B251EA"/>
    <w:rsid w:val="00B30008"/>
    <w:rsid w:val="00B32B2B"/>
    <w:rsid w:val="00B3581E"/>
    <w:rsid w:val="00B37D54"/>
    <w:rsid w:val="00B464E8"/>
    <w:rsid w:val="00B46606"/>
    <w:rsid w:val="00B46D1A"/>
    <w:rsid w:val="00B47730"/>
    <w:rsid w:val="00B508F3"/>
    <w:rsid w:val="00B51B0C"/>
    <w:rsid w:val="00B531F5"/>
    <w:rsid w:val="00B5374A"/>
    <w:rsid w:val="00B57EFD"/>
    <w:rsid w:val="00B65703"/>
    <w:rsid w:val="00B7084D"/>
    <w:rsid w:val="00B70E6B"/>
    <w:rsid w:val="00B71904"/>
    <w:rsid w:val="00B74E34"/>
    <w:rsid w:val="00B76010"/>
    <w:rsid w:val="00B83E18"/>
    <w:rsid w:val="00B846F1"/>
    <w:rsid w:val="00B84910"/>
    <w:rsid w:val="00B855B9"/>
    <w:rsid w:val="00B86C54"/>
    <w:rsid w:val="00B91831"/>
    <w:rsid w:val="00B96638"/>
    <w:rsid w:val="00BA53C6"/>
    <w:rsid w:val="00BA57F8"/>
    <w:rsid w:val="00BB2E1F"/>
    <w:rsid w:val="00BB57FE"/>
    <w:rsid w:val="00BC2202"/>
    <w:rsid w:val="00BC2C63"/>
    <w:rsid w:val="00BC658E"/>
    <w:rsid w:val="00BC7512"/>
    <w:rsid w:val="00BD0E91"/>
    <w:rsid w:val="00BD5A95"/>
    <w:rsid w:val="00BD63D6"/>
    <w:rsid w:val="00BD78C0"/>
    <w:rsid w:val="00BD7F65"/>
    <w:rsid w:val="00BE0FA3"/>
    <w:rsid w:val="00BE28E0"/>
    <w:rsid w:val="00BE326B"/>
    <w:rsid w:val="00BE5623"/>
    <w:rsid w:val="00BE5CEC"/>
    <w:rsid w:val="00BF48BE"/>
    <w:rsid w:val="00BF5B0B"/>
    <w:rsid w:val="00BF793A"/>
    <w:rsid w:val="00C05535"/>
    <w:rsid w:val="00C0680C"/>
    <w:rsid w:val="00C11103"/>
    <w:rsid w:val="00C15C18"/>
    <w:rsid w:val="00C16BDD"/>
    <w:rsid w:val="00C17528"/>
    <w:rsid w:val="00C17555"/>
    <w:rsid w:val="00C228D4"/>
    <w:rsid w:val="00C235A3"/>
    <w:rsid w:val="00C24493"/>
    <w:rsid w:val="00C258CF"/>
    <w:rsid w:val="00C308DA"/>
    <w:rsid w:val="00C30DA5"/>
    <w:rsid w:val="00C3155F"/>
    <w:rsid w:val="00C31B2A"/>
    <w:rsid w:val="00C32C32"/>
    <w:rsid w:val="00C34136"/>
    <w:rsid w:val="00C35526"/>
    <w:rsid w:val="00C355F0"/>
    <w:rsid w:val="00C37804"/>
    <w:rsid w:val="00C40EFF"/>
    <w:rsid w:val="00C4130F"/>
    <w:rsid w:val="00C45273"/>
    <w:rsid w:val="00C4607D"/>
    <w:rsid w:val="00C465DD"/>
    <w:rsid w:val="00C46A89"/>
    <w:rsid w:val="00C46B82"/>
    <w:rsid w:val="00C46D98"/>
    <w:rsid w:val="00C47FC6"/>
    <w:rsid w:val="00C51176"/>
    <w:rsid w:val="00C5405C"/>
    <w:rsid w:val="00C56282"/>
    <w:rsid w:val="00C57E7D"/>
    <w:rsid w:val="00C607C1"/>
    <w:rsid w:val="00C63CEE"/>
    <w:rsid w:val="00C6693C"/>
    <w:rsid w:val="00C67D33"/>
    <w:rsid w:val="00C7174F"/>
    <w:rsid w:val="00C71DA2"/>
    <w:rsid w:val="00C72B48"/>
    <w:rsid w:val="00C74C8E"/>
    <w:rsid w:val="00C754EA"/>
    <w:rsid w:val="00C773DF"/>
    <w:rsid w:val="00C80DAB"/>
    <w:rsid w:val="00C81DC5"/>
    <w:rsid w:val="00C82A00"/>
    <w:rsid w:val="00C8420E"/>
    <w:rsid w:val="00C84B0A"/>
    <w:rsid w:val="00C91372"/>
    <w:rsid w:val="00C92A0C"/>
    <w:rsid w:val="00C92F60"/>
    <w:rsid w:val="00C94544"/>
    <w:rsid w:val="00C94BD9"/>
    <w:rsid w:val="00CA236F"/>
    <w:rsid w:val="00CA4197"/>
    <w:rsid w:val="00CA4CF9"/>
    <w:rsid w:val="00CA4D6D"/>
    <w:rsid w:val="00CA62CD"/>
    <w:rsid w:val="00CB0664"/>
    <w:rsid w:val="00CB549D"/>
    <w:rsid w:val="00CC0253"/>
    <w:rsid w:val="00CC70B5"/>
    <w:rsid w:val="00CD177E"/>
    <w:rsid w:val="00CD21C5"/>
    <w:rsid w:val="00CD7144"/>
    <w:rsid w:val="00CD768A"/>
    <w:rsid w:val="00CE024D"/>
    <w:rsid w:val="00CE53B0"/>
    <w:rsid w:val="00CF135E"/>
    <w:rsid w:val="00CF193D"/>
    <w:rsid w:val="00CF1CF4"/>
    <w:rsid w:val="00CF206F"/>
    <w:rsid w:val="00CF2523"/>
    <w:rsid w:val="00CF50B2"/>
    <w:rsid w:val="00CF51A6"/>
    <w:rsid w:val="00CF60A3"/>
    <w:rsid w:val="00CF7C90"/>
    <w:rsid w:val="00D01998"/>
    <w:rsid w:val="00D0418D"/>
    <w:rsid w:val="00D0682E"/>
    <w:rsid w:val="00D077A1"/>
    <w:rsid w:val="00D11A57"/>
    <w:rsid w:val="00D15E4E"/>
    <w:rsid w:val="00D17990"/>
    <w:rsid w:val="00D17D8E"/>
    <w:rsid w:val="00D20125"/>
    <w:rsid w:val="00D210DB"/>
    <w:rsid w:val="00D2162F"/>
    <w:rsid w:val="00D239ED"/>
    <w:rsid w:val="00D26871"/>
    <w:rsid w:val="00D27609"/>
    <w:rsid w:val="00D3162A"/>
    <w:rsid w:val="00D32799"/>
    <w:rsid w:val="00D44578"/>
    <w:rsid w:val="00D4555B"/>
    <w:rsid w:val="00D45CEB"/>
    <w:rsid w:val="00D466C7"/>
    <w:rsid w:val="00D516B9"/>
    <w:rsid w:val="00D519B9"/>
    <w:rsid w:val="00D5226D"/>
    <w:rsid w:val="00D534BB"/>
    <w:rsid w:val="00D552A5"/>
    <w:rsid w:val="00D557BE"/>
    <w:rsid w:val="00D55F48"/>
    <w:rsid w:val="00D577F1"/>
    <w:rsid w:val="00D62235"/>
    <w:rsid w:val="00D66504"/>
    <w:rsid w:val="00D66DED"/>
    <w:rsid w:val="00D670CE"/>
    <w:rsid w:val="00D70330"/>
    <w:rsid w:val="00D71097"/>
    <w:rsid w:val="00D726F0"/>
    <w:rsid w:val="00D7798F"/>
    <w:rsid w:val="00D80324"/>
    <w:rsid w:val="00D8061C"/>
    <w:rsid w:val="00D83D45"/>
    <w:rsid w:val="00D84704"/>
    <w:rsid w:val="00D84950"/>
    <w:rsid w:val="00D84E55"/>
    <w:rsid w:val="00D851C4"/>
    <w:rsid w:val="00D85AAD"/>
    <w:rsid w:val="00D915AE"/>
    <w:rsid w:val="00D917AC"/>
    <w:rsid w:val="00DA3B4E"/>
    <w:rsid w:val="00DA408B"/>
    <w:rsid w:val="00DA5AC0"/>
    <w:rsid w:val="00DB1DEE"/>
    <w:rsid w:val="00DB1EF5"/>
    <w:rsid w:val="00DB5751"/>
    <w:rsid w:val="00DB5BF8"/>
    <w:rsid w:val="00DB654E"/>
    <w:rsid w:val="00DB682C"/>
    <w:rsid w:val="00DC0316"/>
    <w:rsid w:val="00DC053F"/>
    <w:rsid w:val="00DC265D"/>
    <w:rsid w:val="00DD0AF6"/>
    <w:rsid w:val="00DD3825"/>
    <w:rsid w:val="00DD3E04"/>
    <w:rsid w:val="00DD500E"/>
    <w:rsid w:val="00DD50CE"/>
    <w:rsid w:val="00DD5F9F"/>
    <w:rsid w:val="00DE5F47"/>
    <w:rsid w:val="00DF27CE"/>
    <w:rsid w:val="00DF2C0E"/>
    <w:rsid w:val="00DF3629"/>
    <w:rsid w:val="00DF3A7D"/>
    <w:rsid w:val="00E02056"/>
    <w:rsid w:val="00E044FB"/>
    <w:rsid w:val="00E10AFF"/>
    <w:rsid w:val="00E11DE4"/>
    <w:rsid w:val="00E12007"/>
    <w:rsid w:val="00E1450A"/>
    <w:rsid w:val="00E16133"/>
    <w:rsid w:val="00E161ED"/>
    <w:rsid w:val="00E2019A"/>
    <w:rsid w:val="00E24F39"/>
    <w:rsid w:val="00E30579"/>
    <w:rsid w:val="00E31BC1"/>
    <w:rsid w:val="00E31BE5"/>
    <w:rsid w:val="00E33F27"/>
    <w:rsid w:val="00E34ECC"/>
    <w:rsid w:val="00E354C4"/>
    <w:rsid w:val="00E37336"/>
    <w:rsid w:val="00E37EAE"/>
    <w:rsid w:val="00E40256"/>
    <w:rsid w:val="00E40358"/>
    <w:rsid w:val="00E41BD8"/>
    <w:rsid w:val="00E44884"/>
    <w:rsid w:val="00E47068"/>
    <w:rsid w:val="00E479EC"/>
    <w:rsid w:val="00E51472"/>
    <w:rsid w:val="00E51DCB"/>
    <w:rsid w:val="00E57D0B"/>
    <w:rsid w:val="00E6058D"/>
    <w:rsid w:val="00E61254"/>
    <w:rsid w:val="00E613F2"/>
    <w:rsid w:val="00E6342E"/>
    <w:rsid w:val="00E65BE9"/>
    <w:rsid w:val="00E67C47"/>
    <w:rsid w:val="00E70973"/>
    <w:rsid w:val="00E712FB"/>
    <w:rsid w:val="00E75CD4"/>
    <w:rsid w:val="00E7610B"/>
    <w:rsid w:val="00E76DB5"/>
    <w:rsid w:val="00E811A8"/>
    <w:rsid w:val="00E81DA4"/>
    <w:rsid w:val="00E82BA5"/>
    <w:rsid w:val="00E846B2"/>
    <w:rsid w:val="00E84AA1"/>
    <w:rsid w:val="00E86CB6"/>
    <w:rsid w:val="00E9132D"/>
    <w:rsid w:val="00E91FA9"/>
    <w:rsid w:val="00E959B7"/>
    <w:rsid w:val="00E96BDB"/>
    <w:rsid w:val="00E96EA6"/>
    <w:rsid w:val="00EA24D0"/>
    <w:rsid w:val="00EA2B7A"/>
    <w:rsid w:val="00EA5FF3"/>
    <w:rsid w:val="00EA6E41"/>
    <w:rsid w:val="00EB0505"/>
    <w:rsid w:val="00EB0B07"/>
    <w:rsid w:val="00EB34C7"/>
    <w:rsid w:val="00EB5535"/>
    <w:rsid w:val="00EB6D51"/>
    <w:rsid w:val="00EC4275"/>
    <w:rsid w:val="00EC532D"/>
    <w:rsid w:val="00EC70BD"/>
    <w:rsid w:val="00ED0A6C"/>
    <w:rsid w:val="00ED0C54"/>
    <w:rsid w:val="00ED0F51"/>
    <w:rsid w:val="00ED20E6"/>
    <w:rsid w:val="00ED494D"/>
    <w:rsid w:val="00ED4E61"/>
    <w:rsid w:val="00ED5E07"/>
    <w:rsid w:val="00ED6848"/>
    <w:rsid w:val="00EE3BED"/>
    <w:rsid w:val="00EE3FFC"/>
    <w:rsid w:val="00EE4224"/>
    <w:rsid w:val="00EE43A3"/>
    <w:rsid w:val="00EE5668"/>
    <w:rsid w:val="00EE72F8"/>
    <w:rsid w:val="00EE7B4D"/>
    <w:rsid w:val="00EE7BB0"/>
    <w:rsid w:val="00EF2B18"/>
    <w:rsid w:val="00EF5E36"/>
    <w:rsid w:val="00EF74DA"/>
    <w:rsid w:val="00F0088B"/>
    <w:rsid w:val="00F01BE4"/>
    <w:rsid w:val="00F02B41"/>
    <w:rsid w:val="00F02E3E"/>
    <w:rsid w:val="00F031AC"/>
    <w:rsid w:val="00F10630"/>
    <w:rsid w:val="00F17341"/>
    <w:rsid w:val="00F21731"/>
    <w:rsid w:val="00F25D90"/>
    <w:rsid w:val="00F2701A"/>
    <w:rsid w:val="00F31569"/>
    <w:rsid w:val="00F35C3A"/>
    <w:rsid w:val="00F36641"/>
    <w:rsid w:val="00F41DB7"/>
    <w:rsid w:val="00F54541"/>
    <w:rsid w:val="00F54D5A"/>
    <w:rsid w:val="00F559DB"/>
    <w:rsid w:val="00F5690B"/>
    <w:rsid w:val="00F642FC"/>
    <w:rsid w:val="00F664EB"/>
    <w:rsid w:val="00F72949"/>
    <w:rsid w:val="00F72D3E"/>
    <w:rsid w:val="00F73587"/>
    <w:rsid w:val="00F74256"/>
    <w:rsid w:val="00F74327"/>
    <w:rsid w:val="00F7486B"/>
    <w:rsid w:val="00F752C8"/>
    <w:rsid w:val="00F75DEA"/>
    <w:rsid w:val="00F77196"/>
    <w:rsid w:val="00F80472"/>
    <w:rsid w:val="00F85AB0"/>
    <w:rsid w:val="00F907B7"/>
    <w:rsid w:val="00F90D2D"/>
    <w:rsid w:val="00F945DE"/>
    <w:rsid w:val="00F94B23"/>
    <w:rsid w:val="00F974D8"/>
    <w:rsid w:val="00FA2064"/>
    <w:rsid w:val="00FA3166"/>
    <w:rsid w:val="00FA710D"/>
    <w:rsid w:val="00FB115F"/>
    <w:rsid w:val="00FB4EFE"/>
    <w:rsid w:val="00FB7E74"/>
    <w:rsid w:val="00FC1981"/>
    <w:rsid w:val="00FC3EED"/>
    <w:rsid w:val="00FC4EA5"/>
    <w:rsid w:val="00FC693F"/>
    <w:rsid w:val="00FD7CCD"/>
    <w:rsid w:val="00FE0CBA"/>
    <w:rsid w:val="00FE2DE9"/>
    <w:rsid w:val="00FE4E7F"/>
    <w:rsid w:val="00FE5DCB"/>
    <w:rsid w:val="00FF4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7E41F"/>
  <w14:defaultImageDpi w14:val="300"/>
  <w15:docId w15:val="{5C8EA3C3-F59D-0448-A5AF-79C2C37D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38E0"/>
    <w:rPr>
      <w:color w:val="0000FF" w:themeColor="hyperlink"/>
      <w:u w:val="single"/>
    </w:rPr>
  </w:style>
  <w:style w:type="character" w:styleId="UnresolvedMention">
    <w:name w:val="Unresolved Mention"/>
    <w:basedOn w:val="DefaultParagraphFont"/>
    <w:uiPriority w:val="99"/>
    <w:semiHidden/>
    <w:unhideWhenUsed/>
    <w:rsid w:val="004C38E0"/>
    <w:rPr>
      <w:color w:val="605E5C"/>
      <w:shd w:val="clear" w:color="auto" w:fill="E1DFDD"/>
    </w:rPr>
  </w:style>
  <w:style w:type="character" w:styleId="FollowedHyperlink">
    <w:name w:val="FollowedHyperlink"/>
    <w:basedOn w:val="DefaultParagraphFont"/>
    <w:uiPriority w:val="99"/>
    <w:semiHidden/>
    <w:unhideWhenUsed/>
    <w:rsid w:val="004C38E0"/>
    <w:rPr>
      <w:color w:val="800080" w:themeColor="followedHyperlink"/>
      <w:u w:val="single"/>
    </w:rPr>
  </w:style>
  <w:style w:type="paragraph" w:styleId="Revision">
    <w:name w:val="Revision"/>
    <w:hidden/>
    <w:uiPriority w:val="99"/>
    <w:semiHidden/>
    <w:rsid w:val="00567B8F"/>
    <w:pPr>
      <w:spacing w:after="0" w:line="240" w:lineRule="auto"/>
    </w:pPr>
    <w:rPr>
      <w:rFonts w:ascii="Times New Roman" w:eastAsia="Times New Roman" w:hAnsi="Times New Roman"/>
      <w:sz w:val="24"/>
    </w:rPr>
  </w:style>
  <w:style w:type="character" w:styleId="CommentReference">
    <w:name w:val="annotation reference"/>
    <w:basedOn w:val="DefaultParagraphFont"/>
    <w:uiPriority w:val="99"/>
    <w:semiHidden/>
    <w:unhideWhenUsed/>
    <w:rsid w:val="00CA4D6D"/>
    <w:rPr>
      <w:sz w:val="16"/>
      <w:szCs w:val="16"/>
    </w:rPr>
  </w:style>
  <w:style w:type="paragraph" w:styleId="CommentText">
    <w:name w:val="annotation text"/>
    <w:basedOn w:val="Normal"/>
    <w:link w:val="CommentTextChar"/>
    <w:uiPriority w:val="99"/>
    <w:unhideWhenUsed/>
    <w:rsid w:val="00CA4D6D"/>
    <w:pPr>
      <w:spacing w:line="240" w:lineRule="auto"/>
    </w:pPr>
    <w:rPr>
      <w:sz w:val="20"/>
      <w:szCs w:val="20"/>
    </w:rPr>
  </w:style>
  <w:style w:type="character" w:customStyle="1" w:styleId="CommentTextChar">
    <w:name w:val="Comment Text Char"/>
    <w:basedOn w:val="DefaultParagraphFont"/>
    <w:link w:val="CommentText"/>
    <w:uiPriority w:val="99"/>
    <w:rsid w:val="00CA4D6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4D6D"/>
    <w:rPr>
      <w:b/>
      <w:bCs/>
    </w:rPr>
  </w:style>
  <w:style w:type="character" w:customStyle="1" w:styleId="CommentSubjectChar">
    <w:name w:val="Comment Subject Char"/>
    <w:basedOn w:val="CommentTextChar"/>
    <w:link w:val="CommentSubject"/>
    <w:uiPriority w:val="99"/>
    <w:semiHidden/>
    <w:rsid w:val="00CA4D6D"/>
    <w:rPr>
      <w:rFonts w:ascii="Times New Roman" w:eastAsia="Times New Roman" w:hAnsi="Times New Roman"/>
      <w:b/>
      <w:bCs/>
      <w:sz w:val="20"/>
      <w:szCs w:val="20"/>
    </w:rPr>
  </w:style>
  <w:style w:type="paragraph" w:styleId="NormalWeb">
    <w:name w:val="Normal (Web)"/>
    <w:basedOn w:val="Normal"/>
    <w:uiPriority w:val="99"/>
    <w:semiHidden/>
    <w:unhideWhenUsed/>
    <w:rsid w:val="00730C73"/>
    <w:pPr>
      <w:spacing w:before="100" w:beforeAutospacing="1" w:after="100" w:afterAutospacing="1" w:line="240" w:lineRule="auto"/>
    </w:pPr>
    <w:rPr>
      <w:rFonts w:cs="Times New Roman"/>
      <w:szCs w:val="24"/>
    </w:rPr>
  </w:style>
  <w:style w:type="paragraph" w:styleId="FootnoteText">
    <w:name w:val="footnote text"/>
    <w:basedOn w:val="Normal"/>
    <w:link w:val="FootnoteTextChar"/>
    <w:uiPriority w:val="99"/>
    <w:semiHidden/>
    <w:unhideWhenUsed/>
    <w:rsid w:val="00942889"/>
    <w:pPr>
      <w:spacing w:line="240" w:lineRule="auto"/>
    </w:pPr>
    <w:rPr>
      <w:sz w:val="20"/>
      <w:szCs w:val="20"/>
    </w:rPr>
  </w:style>
  <w:style w:type="character" w:customStyle="1" w:styleId="FootnoteTextChar">
    <w:name w:val="Footnote Text Char"/>
    <w:basedOn w:val="DefaultParagraphFont"/>
    <w:link w:val="FootnoteText"/>
    <w:uiPriority w:val="99"/>
    <w:semiHidden/>
    <w:rsid w:val="00942889"/>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9428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76652">
      <w:bodyDiv w:val="1"/>
      <w:marLeft w:val="0"/>
      <w:marRight w:val="0"/>
      <w:marTop w:val="0"/>
      <w:marBottom w:val="0"/>
      <w:divBdr>
        <w:top w:val="none" w:sz="0" w:space="0" w:color="auto"/>
        <w:left w:val="none" w:sz="0" w:space="0" w:color="auto"/>
        <w:bottom w:val="none" w:sz="0" w:space="0" w:color="auto"/>
        <w:right w:val="none" w:sz="0" w:space="0" w:color="auto"/>
      </w:divBdr>
    </w:div>
    <w:div w:id="1666857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docs.netlogo.org/7.0.3/behavior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26</Pages>
  <Words>6615</Words>
  <Characters>37709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Yurun Ying</cp:lastModifiedBy>
  <cp:revision>37</cp:revision>
  <dcterms:created xsi:type="dcterms:W3CDTF">2026-04-13T17:11:00Z</dcterms:created>
  <dcterms:modified xsi:type="dcterms:W3CDTF">2026-04-22T08:17:00Z</dcterms:modified>
  <cp:category/>
</cp:coreProperties>
</file>